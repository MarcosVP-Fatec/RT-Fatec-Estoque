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07701AAF" w14:textId="21D6B0D4" w:rsidR="003C38F0" w:rsidRPr="00E755E8" w:rsidDel="0057137E" w:rsidRDefault="0057137E" w:rsidP="0027514A">
      <w:pPr>
        <w:pStyle w:val="TtulodoTG"/>
        <w:rPr>
          <w:del w:id="1" w:author="Marcos Vinicio Pereira" w:date="2023-11-24T14:32:00Z"/>
        </w:rPr>
      </w:pPr>
      <w:ins w:id="2" w:author="Marcos Vinicio Pereira" w:date="2023-11-24T14:31:00Z">
        <w:r>
          <w:t xml:space="preserve">SISTEMA PARA </w:t>
        </w:r>
      </w:ins>
      <w:commentRangeStart w:id="3"/>
      <w:r w:rsidR="004A6C34" w:rsidRPr="00E755E8">
        <w:t>PROVISÃO</w:t>
      </w:r>
      <w:commentRangeEnd w:id="3"/>
      <w:r w:rsidR="00F82880">
        <w:rPr>
          <w:rStyle w:val="Refdecomentrio"/>
          <w:rFonts w:eastAsia="Times New Roman"/>
          <w:b w:val="0"/>
          <w:bCs w:val="0"/>
          <w:iCs w:val="0"/>
          <w:color w:val="auto"/>
        </w:rPr>
        <w:commentReference w:id="3"/>
      </w:r>
      <w:r w:rsidR="00E86A80" w:rsidRPr="00E755E8">
        <w:t xml:space="preserve"> DE ESTOQUE</w:t>
      </w:r>
      <w:r w:rsidR="004A6C34" w:rsidRPr="00E755E8">
        <w:t xml:space="preserve"> E</w:t>
      </w:r>
      <w:del w:id="4" w:author="Marcos Vinicio Pereira" w:date="2023-11-24T14:32:00Z">
        <w:r w:rsidR="00E86A80" w:rsidRPr="00E755E8" w:rsidDel="0057137E">
          <w:delText xml:space="preserve"> </w:delText>
        </w:r>
      </w:del>
    </w:p>
    <w:p w14:paraId="4CD30F57" w14:textId="34F71F14"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028C5BD8" w14:textId="77777777" w:rsidR="004F2518" w:rsidRPr="00E755E8" w:rsidRDefault="004F2518" w:rsidP="004F2518">
      <w:pPr>
        <w:pStyle w:val="NormalSemTabulacao"/>
        <w:rPr>
          <w:b/>
        </w:rPr>
      </w:pPr>
    </w:p>
    <w:p w14:paraId="300B4EFE" w14:textId="77777777" w:rsidR="004F2518" w:rsidRPr="00E755E8" w:rsidRDefault="004F2518" w:rsidP="004F2518">
      <w:pPr>
        <w:pStyle w:val="NormalSemTabulacao"/>
        <w:rPr>
          <w:b/>
        </w:rPr>
      </w:pPr>
    </w:p>
    <w:p w14:paraId="3CE2444F" w14:textId="77777777" w:rsidR="004F2518" w:rsidRPr="00E755E8" w:rsidRDefault="004F2518"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1B0A1023" w14:textId="3E28AAC5" w:rsidR="00BD6F2B"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571193" w:history="1">
        <w:r w:rsidR="00BD6F2B" w:rsidRPr="00F538B3">
          <w:rPr>
            <w:rStyle w:val="Hyperlink"/>
            <w:noProof/>
          </w:rPr>
          <w:t>Figura 1 - Fluxo de Compra Quadrimestral</w:t>
        </w:r>
        <w:r w:rsidR="00BD6F2B">
          <w:rPr>
            <w:noProof/>
            <w:webHidden/>
          </w:rPr>
          <w:tab/>
        </w:r>
        <w:r w:rsidR="00BD6F2B">
          <w:rPr>
            <w:noProof/>
            <w:webHidden/>
          </w:rPr>
          <w:fldChar w:fldCharType="begin"/>
        </w:r>
        <w:r w:rsidR="00BD6F2B">
          <w:rPr>
            <w:noProof/>
            <w:webHidden/>
          </w:rPr>
          <w:instrText xml:space="preserve"> PAGEREF _Toc151571193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6C19C2A3" w14:textId="770AD43C"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4" w:history="1">
        <w:r w:rsidR="00BD6F2B" w:rsidRPr="00F538B3">
          <w:rPr>
            <w:rStyle w:val="Hyperlink"/>
            <w:noProof/>
          </w:rPr>
          <w:t>Figura 2 - Fluxo de Compra Diária – Por Ata de Registro de Preço (ARP)</w:t>
        </w:r>
        <w:r w:rsidR="00BD6F2B">
          <w:rPr>
            <w:noProof/>
            <w:webHidden/>
          </w:rPr>
          <w:tab/>
        </w:r>
        <w:r w:rsidR="00BD6F2B">
          <w:rPr>
            <w:noProof/>
            <w:webHidden/>
          </w:rPr>
          <w:fldChar w:fldCharType="begin"/>
        </w:r>
        <w:r w:rsidR="00BD6F2B">
          <w:rPr>
            <w:noProof/>
            <w:webHidden/>
          </w:rPr>
          <w:instrText xml:space="preserve"> PAGEREF _Toc151571194 \h </w:instrText>
        </w:r>
        <w:r w:rsidR="00BD6F2B">
          <w:rPr>
            <w:noProof/>
            <w:webHidden/>
          </w:rPr>
        </w:r>
        <w:r w:rsidR="00BD6F2B">
          <w:rPr>
            <w:noProof/>
            <w:webHidden/>
          </w:rPr>
          <w:fldChar w:fldCharType="separate"/>
        </w:r>
        <w:r w:rsidR="00F55EE3">
          <w:rPr>
            <w:noProof/>
            <w:webHidden/>
          </w:rPr>
          <w:t>7</w:t>
        </w:r>
        <w:r w:rsidR="00BD6F2B">
          <w:rPr>
            <w:noProof/>
            <w:webHidden/>
          </w:rPr>
          <w:fldChar w:fldCharType="end"/>
        </w:r>
      </w:hyperlink>
    </w:p>
    <w:p w14:paraId="334CE2B3" w14:textId="56E535C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5" w:history="1">
        <w:r w:rsidR="00BD6F2B" w:rsidRPr="00F538B3">
          <w:rPr>
            <w:rStyle w:val="Hyperlink"/>
            <w:noProof/>
          </w:rPr>
          <w:t>Figura 3 - Seleção e Extração da Planilha de Consumo (RelAdm_050)</w:t>
        </w:r>
        <w:r w:rsidR="00BD6F2B">
          <w:rPr>
            <w:noProof/>
            <w:webHidden/>
          </w:rPr>
          <w:tab/>
        </w:r>
        <w:r w:rsidR="00BD6F2B">
          <w:rPr>
            <w:noProof/>
            <w:webHidden/>
          </w:rPr>
          <w:fldChar w:fldCharType="begin"/>
        </w:r>
        <w:r w:rsidR="00BD6F2B">
          <w:rPr>
            <w:noProof/>
            <w:webHidden/>
          </w:rPr>
          <w:instrText xml:space="preserve"> PAGEREF _Toc151571195 \h </w:instrText>
        </w:r>
        <w:r w:rsidR="00BD6F2B">
          <w:rPr>
            <w:noProof/>
            <w:webHidden/>
          </w:rPr>
        </w:r>
        <w:r w:rsidR="00BD6F2B">
          <w:rPr>
            <w:noProof/>
            <w:webHidden/>
          </w:rPr>
          <w:fldChar w:fldCharType="separate"/>
        </w:r>
        <w:r w:rsidR="00F55EE3">
          <w:rPr>
            <w:noProof/>
            <w:webHidden/>
          </w:rPr>
          <w:t>14</w:t>
        </w:r>
        <w:r w:rsidR="00BD6F2B">
          <w:rPr>
            <w:noProof/>
            <w:webHidden/>
          </w:rPr>
          <w:fldChar w:fldCharType="end"/>
        </w:r>
      </w:hyperlink>
    </w:p>
    <w:p w14:paraId="27A1ADB1" w14:textId="4FC9D9A3"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6" w:history="1">
        <w:r w:rsidR="00BD6F2B" w:rsidRPr="00F538B3">
          <w:rPr>
            <w:rStyle w:val="Hyperlink"/>
            <w:noProof/>
          </w:rPr>
          <w:t>Figura 4 - Seleção e Extração da Planilha de Saldos (RelAdm_053)</w:t>
        </w:r>
        <w:r w:rsidR="00BD6F2B">
          <w:rPr>
            <w:noProof/>
            <w:webHidden/>
          </w:rPr>
          <w:tab/>
        </w:r>
        <w:r w:rsidR="00BD6F2B">
          <w:rPr>
            <w:noProof/>
            <w:webHidden/>
          </w:rPr>
          <w:fldChar w:fldCharType="begin"/>
        </w:r>
        <w:r w:rsidR="00BD6F2B">
          <w:rPr>
            <w:noProof/>
            <w:webHidden/>
          </w:rPr>
          <w:instrText xml:space="preserve"> PAGEREF _Toc151571196 \h </w:instrText>
        </w:r>
        <w:r w:rsidR="00BD6F2B">
          <w:rPr>
            <w:noProof/>
            <w:webHidden/>
          </w:rPr>
        </w:r>
        <w:r w:rsidR="00BD6F2B">
          <w:rPr>
            <w:noProof/>
            <w:webHidden/>
          </w:rPr>
          <w:fldChar w:fldCharType="separate"/>
        </w:r>
        <w:r w:rsidR="00F55EE3">
          <w:rPr>
            <w:noProof/>
            <w:webHidden/>
          </w:rPr>
          <w:t>15</w:t>
        </w:r>
        <w:r w:rsidR="00BD6F2B">
          <w:rPr>
            <w:noProof/>
            <w:webHidden/>
          </w:rPr>
          <w:fldChar w:fldCharType="end"/>
        </w:r>
      </w:hyperlink>
    </w:p>
    <w:p w14:paraId="00912FC7" w14:textId="155AAE2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7" w:history="1">
        <w:r w:rsidR="00BD6F2B" w:rsidRPr="00F538B3">
          <w:rPr>
            <w:rStyle w:val="Hyperlink"/>
            <w:noProof/>
          </w:rPr>
          <w:t>Figura 5 - Tecnologias</w:t>
        </w:r>
        <w:r w:rsidR="00BD6F2B">
          <w:rPr>
            <w:noProof/>
            <w:webHidden/>
          </w:rPr>
          <w:tab/>
        </w:r>
        <w:r w:rsidR="00BD6F2B">
          <w:rPr>
            <w:noProof/>
            <w:webHidden/>
          </w:rPr>
          <w:fldChar w:fldCharType="begin"/>
        </w:r>
        <w:r w:rsidR="00BD6F2B">
          <w:rPr>
            <w:noProof/>
            <w:webHidden/>
          </w:rPr>
          <w:instrText xml:space="preserve"> PAGEREF _Toc151571197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5CE29BEA" w14:textId="3BA8178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8" w:history="1">
        <w:r w:rsidR="00BD6F2B" w:rsidRPr="00F538B3">
          <w:rPr>
            <w:rStyle w:val="Hyperlink"/>
            <w:noProof/>
          </w:rPr>
          <w:t>Figura 6 - Fluxo de Processos</w:t>
        </w:r>
        <w:r w:rsidR="00BD6F2B">
          <w:rPr>
            <w:noProof/>
            <w:webHidden/>
          </w:rPr>
          <w:tab/>
        </w:r>
        <w:r w:rsidR="00BD6F2B">
          <w:rPr>
            <w:noProof/>
            <w:webHidden/>
          </w:rPr>
          <w:fldChar w:fldCharType="begin"/>
        </w:r>
        <w:r w:rsidR="00BD6F2B">
          <w:rPr>
            <w:noProof/>
            <w:webHidden/>
          </w:rPr>
          <w:instrText xml:space="preserve"> PAGEREF _Toc151571198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7C8449CE" w14:textId="0E05469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9" w:history="1">
        <w:r w:rsidR="00BD6F2B" w:rsidRPr="00F538B3">
          <w:rPr>
            <w:rStyle w:val="Hyperlink"/>
            <w:noProof/>
          </w:rPr>
          <w:t>Figura 7 - Origem dos Dados</w:t>
        </w:r>
        <w:r w:rsidR="00BD6F2B">
          <w:rPr>
            <w:noProof/>
            <w:webHidden/>
          </w:rPr>
          <w:tab/>
        </w:r>
        <w:r w:rsidR="00BD6F2B">
          <w:rPr>
            <w:noProof/>
            <w:webHidden/>
          </w:rPr>
          <w:fldChar w:fldCharType="begin"/>
        </w:r>
        <w:r w:rsidR="00BD6F2B">
          <w:rPr>
            <w:noProof/>
            <w:webHidden/>
          </w:rPr>
          <w:instrText xml:space="preserve"> PAGEREF _Toc151571199 \h </w:instrText>
        </w:r>
        <w:r w:rsidR="00BD6F2B">
          <w:rPr>
            <w:noProof/>
            <w:webHidden/>
          </w:rPr>
        </w:r>
        <w:r w:rsidR="00BD6F2B">
          <w:rPr>
            <w:noProof/>
            <w:webHidden/>
          </w:rPr>
          <w:fldChar w:fldCharType="separate"/>
        </w:r>
        <w:r w:rsidR="00F55EE3">
          <w:rPr>
            <w:noProof/>
            <w:webHidden/>
          </w:rPr>
          <w:t>19</w:t>
        </w:r>
        <w:r w:rsidR="00BD6F2B">
          <w:rPr>
            <w:noProof/>
            <w:webHidden/>
          </w:rPr>
          <w:fldChar w:fldCharType="end"/>
        </w:r>
      </w:hyperlink>
    </w:p>
    <w:p w14:paraId="7A105B6B" w14:textId="592FE668"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0" w:history="1">
        <w:r w:rsidR="00BD6F2B" w:rsidRPr="00F538B3">
          <w:rPr>
            <w:rStyle w:val="Hyperlink"/>
            <w:noProof/>
          </w:rPr>
          <w:t>Figura 8 - Relatório Estimativa de Reabertura de ARP</w:t>
        </w:r>
        <w:r w:rsidR="00BD6F2B">
          <w:rPr>
            <w:noProof/>
            <w:webHidden/>
          </w:rPr>
          <w:tab/>
        </w:r>
        <w:r w:rsidR="00BD6F2B">
          <w:rPr>
            <w:noProof/>
            <w:webHidden/>
          </w:rPr>
          <w:fldChar w:fldCharType="begin"/>
        </w:r>
        <w:r w:rsidR="00BD6F2B">
          <w:rPr>
            <w:noProof/>
            <w:webHidden/>
          </w:rPr>
          <w:instrText xml:space="preserve"> PAGEREF _Toc151571200 \h </w:instrText>
        </w:r>
        <w:r w:rsidR="00BD6F2B">
          <w:rPr>
            <w:noProof/>
            <w:webHidden/>
          </w:rPr>
        </w:r>
        <w:r w:rsidR="00BD6F2B">
          <w:rPr>
            <w:noProof/>
            <w:webHidden/>
          </w:rPr>
          <w:fldChar w:fldCharType="separate"/>
        </w:r>
        <w:r w:rsidR="00F55EE3">
          <w:rPr>
            <w:noProof/>
            <w:webHidden/>
          </w:rPr>
          <w:t>26</w:t>
        </w:r>
        <w:r w:rsidR="00BD6F2B">
          <w:rPr>
            <w:noProof/>
            <w:webHidden/>
          </w:rPr>
          <w:fldChar w:fldCharType="end"/>
        </w:r>
      </w:hyperlink>
    </w:p>
    <w:p w14:paraId="6090142D" w14:textId="2DFFE48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1" w:history="1">
        <w:r w:rsidR="00BD6F2B" w:rsidRPr="00F538B3">
          <w:rPr>
            <w:rStyle w:val="Hyperlink"/>
            <w:noProof/>
          </w:rPr>
          <w:t>Figura 9 - Planilha de Compras (Itens)</w:t>
        </w:r>
        <w:r w:rsidR="00BD6F2B">
          <w:rPr>
            <w:noProof/>
            <w:webHidden/>
          </w:rPr>
          <w:tab/>
        </w:r>
        <w:r w:rsidR="00BD6F2B">
          <w:rPr>
            <w:noProof/>
            <w:webHidden/>
          </w:rPr>
          <w:fldChar w:fldCharType="begin"/>
        </w:r>
        <w:r w:rsidR="00BD6F2B">
          <w:rPr>
            <w:noProof/>
            <w:webHidden/>
          </w:rPr>
          <w:instrText xml:space="preserve"> PAGEREF _Toc151571201 \h </w:instrText>
        </w:r>
        <w:r w:rsidR="00BD6F2B">
          <w:rPr>
            <w:noProof/>
            <w:webHidden/>
          </w:rPr>
        </w:r>
        <w:r w:rsidR="00BD6F2B">
          <w:rPr>
            <w:noProof/>
            <w:webHidden/>
          </w:rPr>
          <w:fldChar w:fldCharType="separate"/>
        </w:r>
        <w:r w:rsidR="00F55EE3">
          <w:rPr>
            <w:noProof/>
            <w:webHidden/>
          </w:rPr>
          <w:t>27</w:t>
        </w:r>
        <w:r w:rsidR="00BD6F2B">
          <w:rPr>
            <w:noProof/>
            <w:webHidden/>
          </w:rPr>
          <w:fldChar w:fldCharType="end"/>
        </w:r>
      </w:hyperlink>
    </w:p>
    <w:p w14:paraId="1262E961" w14:textId="0B36E968"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2" w:history="1">
        <w:r w:rsidR="00BD6F2B" w:rsidRPr="00F538B3">
          <w:rPr>
            <w:rStyle w:val="Hyperlink"/>
            <w:noProof/>
          </w:rPr>
          <w:t>Figura 10 - Planilha de Compras (Filtros)</w:t>
        </w:r>
        <w:r w:rsidR="00BD6F2B">
          <w:rPr>
            <w:noProof/>
            <w:webHidden/>
          </w:rPr>
          <w:tab/>
        </w:r>
        <w:r w:rsidR="00BD6F2B">
          <w:rPr>
            <w:noProof/>
            <w:webHidden/>
          </w:rPr>
          <w:fldChar w:fldCharType="begin"/>
        </w:r>
        <w:r w:rsidR="00BD6F2B">
          <w:rPr>
            <w:noProof/>
            <w:webHidden/>
          </w:rPr>
          <w:instrText xml:space="preserve"> PAGEREF _Toc151571202 \h </w:instrText>
        </w:r>
        <w:r w:rsidR="00BD6F2B">
          <w:rPr>
            <w:noProof/>
            <w:webHidden/>
          </w:rPr>
        </w:r>
        <w:r w:rsidR="00BD6F2B">
          <w:rPr>
            <w:noProof/>
            <w:webHidden/>
          </w:rPr>
          <w:fldChar w:fldCharType="separate"/>
        </w:r>
        <w:r w:rsidR="00F55EE3">
          <w:rPr>
            <w:noProof/>
            <w:webHidden/>
          </w:rPr>
          <w:t>28</w:t>
        </w:r>
        <w:r w:rsidR="00BD6F2B">
          <w:rPr>
            <w:noProof/>
            <w:webHidden/>
          </w:rPr>
          <w:fldChar w:fldCharType="end"/>
        </w:r>
      </w:hyperlink>
    </w:p>
    <w:p w14:paraId="779FD858" w14:textId="55B432E4"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3" w:history="1">
        <w:r w:rsidR="00BD6F2B" w:rsidRPr="00F538B3">
          <w:rPr>
            <w:rStyle w:val="Hyperlink"/>
            <w:noProof/>
          </w:rPr>
          <w:t>Figura 11 – Planilha de Compras (Assinaturas) - Impressão</w:t>
        </w:r>
        <w:r w:rsidR="00BD6F2B">
          <w:rPr>
            <w:noProof/>
            <w:webHidden/>
          </w:rPr>
          <w:tab/>
        </w:r>
        <w:r w:rsidR="00BD6F2B">
          <w:rPr>
            <w:noProof/>
            <w:webHidden/>
          </w:rPr>
          <w:fldChar w:fldCharType="begin"/>
        </w:r>
        <w:r w:rsidR="00BD6F2B">
          <w:rPr>
            <w:noProof/>
            <w:webHidden/>
          </w:rPr>
          <w:instrText xml:space="preserve"> PAGEREF _Toc151571203 \h </w:instrText>
        </w:r>
        <w:r w:rsidR="00BD6F2B">
          <w:rPr>
            <w:noProof/>
            <w:webHidden/>
          </w:rPr>
        </w:r>
        <w:r w:rsidR="00BD6F2B">
          <w:rPr>
            <w:noProof/>
            <w:webHidden/>
          </w:rPr>
          <w:fldChar w:fldCharType="separate"/>
        </w:r>
        <w:r w:rsidR="00F55EE3">
          <w:rPr>
            <w:noProof/>
            <w:webHidden/>
          </w:rPr>
          <w:t>29</w:t>
        </w:r>
        <w:r w:rsidR="00BD6F2B">
          <w:rPr>
            <w:noProof/>
            <w:webHidden/>
          </w:rPr>
          <w:fldChar w:fldCharType="end"/>
        </w:r>
      </w:hyperlink>
    </w:p>
    <w:p w14:paraId="4A3BAB51" w14:textId="173DE78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4" w:history="1">
        <w:r w:rsidR="00BD6F2B" w:rsidRPr="00F538B3">
          <w:rPr>
            <w:rStyle w:val="Hyperlink"/>
            <w:noProof/>
          </w:rPr>
          <w:t>Figura 12 - Planilha de Compras (Assinaturas)</w:t>
        </w:r>
        <w:r w:rsidR="00BD6F2B">
          <w:rPr>
            <w:noProof/>
            <w:webHidden/>
          </w:rPr>
          <w:tab/>
        </w:r>
        <w:r w:rsidR="00BD6F2B">
          <w:rPr>
            <w:noProof/>
            <w:webHidden/>
          </w:rPr>
          <w:fldChar w:fldCharType="begin"/>
        </w:r>
        <w:r w:rsidR="00BD6F2B">
          <w:rPr>
            <w:noProof/>
            <w:webHidden/>
          </w:rPr>
          <w:instrText xml:space="preserve"> PAGEREF _Toc151571204 \h </w:instrText>
        </w:r>
        <w:r w:rsidR="00BD6F2B">
          <w:rPr>
            <w:noProof/>
            <w:webHidden/>
          </w:rPr>
        </w:r>
        <w:r w:rsidR="00BD6F2B">
          <w:rPr>
            <w:noProof/>
            <w:webHidden/>
          </w:rPr>
          <w:fldChar w:fldCharType="separate"/>
        </w:r>
        <w:r w:rsidR="00F55EE3">
          <w:rPr>
            <w:noProof/>
            <w:webHidden/>
          </w:rPr>
          <w:t>29</w:t>
        </w:r>
        <w:r w:rsidR="00BD6F2B">
          <w:rPr>
            <w:noProof/>
            <w:webHidden/>
          </w:rPr>
          <w:fldChar w:fldCharType="end"/>
        </w:r>
      </w:hyperlink>
    </w:p>
    <w:p w14:paraId="6E282C4C" w14:textId="35825D5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5" w:history="1">
        <w:r w:rsidR="00BD6F2B" w:rsidRPr="00F538B3">
          <w:rPr>
            <w:rStyle w:val="Hyperlink"/>
            <w:noProof/>
          </w:rPr>
          <w:t>Figura 13 - Código Fonte em VBA</w:t>
        </w:r>
        <w:r w:rsidR="00BD6F2B">
          <w:rPr>
            <w:noProof/>
            <w:webHidden/>
          </w:rPr>
          <w:tab/>
        </w:r>
        <w:r w:rsidR="00BD6F2B">
          <w:rPr>
            <w:noProof/>
            <w:webHidden/>
          </w:rPr>
          <w:fldChar w:fldCharType="begin"/>
        </w:r>
        <w:r w:rsidR="00BD6F2B">
          <w:rPr>
            <w:noProof/>
            <w:webHidden/>
          </w:rPr>
          <w:instrText xml:space="preserve"> PAGEREF _Toc151571205 \h </w:instrText>
        </w:r>
        <w:r w:rsidR="00BD6F2B">
          <w:rPr>
            <w:noProof/>
            <w:webHidden/>
          </w:rPr>
        </w:r>
        <w:r w:rsidR="00BD6F2B">
          <w:rPr>
            <w:noProof/>
            <w:webHidden/>
          </w:rPr>
          <w:fldChar w:fldCharType="separate"/>
        </w:r>
        <w:r w:rsidR="00F55EE3">
          <w:rPr>
            <w:noProof/>
            <w:webHidden/>
          </w:rPr>
          <w:t>30</w:t>
        </w:r>
        <w:r w:rsidR="00BD6F2B">
          <w:rPr>
            <w:noProof/>
            <w:webHidden/>
          </w:rPr>
          <w:fldChar w:fldCharType="end"/>
        </w:r>
      </w:hyperlink>
    </w:p>
    <w:p w14:paraId="163852B4" w14:textId="7890431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6" w:history="1">
        <w:r w:rsidR="00BD6F2B" w:rsidRPr="00F538B3">
          <w:rPr>
            <w:rStyle w:val="Hyperlink"/>
            <w:noProof/>
          </w:rPr>
          <w:t>Figura 14 - Código Fonte em VBA do Desvio Padrão</w:t>
        </w:r>
        <w:r w:rsidR="00BD6F2B">
          <w:rPr>
            <w:noProof/>
            <w:webHidden/>
          </w:rPr>
          <w:tab/>
        </w:r>
        <w:r w:rsidR="00BD6F2B">
          <w:rPr>
            <w:noProof/>
            <w:webHidden/>
          </w:rPr>
          <w:fldChar w:fldCharType="begin"/>
        </w:r>
        <w:r w:rsidR="00BD6F2B">
          <w:rPr>
            <w:noProof/>
            <w:webHidden/>
          </w:rPr>
          <w:instrText xml:space="preserve"> PAGEREF _Toc151571206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4FF39073" w14:textId="09C976DF"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0F1232F0" w14:textId="3DCEA904" w:rsidR="00BD6F2B"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571207" w:history="1">
        <w:r w:rsidR="00BD6F2B" w:rsidRPr="001C7200">
          <w:rPr>
            <w:rStyle w:val="Hyperlink"/>
            <w:noProof/>
          </w:rPr>
          <w:t>Tabela 1 - Principais Meios de Compra</w:t>
        </w:r>
        <w:r w:rsidR="00BD6F2B">
          <w:rPr>
            <w:noProof/>
            <w:webHidden/>
          </w:rPr>
          <w:tab/>
        </w:r>
        <w:r w:rsidR="00BD6F2B">
          <w:rPr>
            <w:noProof/>
            <w:webHidden/>
          </w:rPr>
          <w:fldChar w:fldCharType="begin"/>
        </w:r>
        <w:r w:rsidR="00BD6F2B">
          <w:rPr>
            <w:noProof/>
            <w:webHidden/>
          </w:rPr>
          <w:instrText xml:space="preserve"> PAGEREF _Toc151571207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838C84D" w14:textId="1BC48D12"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8" w:history="1">
        <w:r w:rsidR="00BD6F2B" w:rsidRPr="001C7200">
          <w:rPr>
            <w:rStyle w:val="Hyperlink"/>
            <w:noProof/>
          </w:rPr>
          <w:t>Tabela 2 - Atividades x Suporte Tecnológico</w:t>
        </w:r>
        <w:r w:rsidR="00BD6F2B">
          <w:rPr>
            <w:noProof/>
            <w:webHidden/>
          </w:rPr>
          <w:tab/>
        </w:r>
        <w:r w:rsidR="00BD6F2B">
          <w:rPr>
            <w:noProof/>
            <w:webHidden/>
          </w:rPr>
          <w:fldChar w:fldCharType="begin"/>
        </w:r>
        <w:r w:rsidR="00BD6F2B">
          <w:rPr>
            <w:noProof/>
            <w:webHidden/>
          </w:rPr>
          <w:instrText xml:space="preserve"> PAGEREF _Toc151571208 \h </w:instrText>
        </w:r>
        <w:r w:rsidR="00BD6F2B">
          <w:rPr>
            <w:noProof/>
            <w:webHidden/>
          </w:rPr>
        </w:r>
        <w:r w:rsidR="00BD6F2B">
          <w:rPr>
            <w:noProof/>
            <w:webHidden/>
          </w:rPr>
          <w:fldChar w:fldCharType="separate"/>
        </w:r>
        <w:r w:rsidR="00F55EE3">
          <w:rPr>
            <w:noProof/>
            <w:webHidden/>
          </w:rPr>
          <w:t>9</w:t>
        </w:r>
        <w:r w:rsidR="00BD6F2B">
          <w:rPr>
            <w:noProof/>
            <w:webHidden/>
          </w:rPr>
          <w:fldChar w:fldCharType="end"/>
        </w:r>
      </w:hyperlink>
    </w:p>
    <w:p w14:paraId="456904C5" w14:textId="591AA13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9" w:history="1">
        <w:r w:rsidR="00BD6F2B" w:rsidRPr="001C7200">
          <w:rPr>
            <w:rStyle w:val="Hyperlink"/>
            <w:noProof/>
          </w:rPr>
          <w:t>Tabela 3 - Manuais</w:t>
        </w:r>
        <w:r w:rsidR="00BD6F2B">
          <w:rPr>
            <w:noProof/>
            <w:webHidden/>
          </w:rPr>
          <w:tab/>
        </w:r>
        <w:r w:rsidR="00BD6F2B">
          <w:rPr>
            <w:noProof/>
            <w:webHidden/>
          </w:rPr>
          <w:fldChar w:fldCharType="begin"/>
        </w:r>
        <w:r w:rsidR="00BD6F2B">
          <w:rPr>
            <w:noProof/>
            <w:webHidden/>
          </w:rPr>
          <w:instrText xml:space="preserve"> PAGEREF _Toc151571209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68E8C864" w14:textId="031C2D0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0" w:history="1">
        <w:r w:rsidR="00BD6F2B" w:rsidRPr="001C7200">
          <w:rPr>
            <w:rStyle w:val="Hyperlink"/>
            <w:noProof/>
          </w:rPr>
          <w:t>Tabela 4 - Planilha de Compras (Itens) – Análise das Colunas</w:t>
        </w:r>
        <w:r w:rsidR="00BD6F2B">
          <w:rPr>
            <w:noProof/>
            <w:webHidden/>
          </w:rPr>
          <w:tab/>
        </w:r>
        <w:r w:rsidR="00BD6F2B">
          <w:rPr>
            <w:noProof/>
            <w:webHidden/>
          </w:rPr>
          <w:fldChar w:fldCharType="begin"/>
        </w:r>
        <w:r w:rsidR="00BD6F2B">
          <w:rPr>
            <w:noProof/>
            <w:webHidden/>
          </w:rPr>
          <w:instrText xml:space="preserve"> PAGEREF _Toc151571210 \h </w:instrText>
        </w:r>
        <w:r w:rsidR="00BD6F2B">
          <w:rPr>
            <w:noProof/>
            <w:webHidden/>
          </w:rPr>
        </w:r>
        <w:r w:rsidR="00BD6F2B">
          <w:rPr>
            <w:noProof/>
            <w:webHidden/>
          </w:rPr>
          <w:fldChar w:fldCharType="separate"/>
        </w:r>
        <w:r w:rsidR="00F55EE3">
          <w:rPr>
            <w:noProof/>
            <w:webHidden/>
          </w:rPr>
          <w:t>22</w:t>
        </w:r>
        <w:r w:rsidR="00BD6F2B">
          <w:rPr>
            <w:noProof/>
            <w:webHidden/>
          </w:rPr>
          <w:fldChar w:fldCharType="end"/>
        </w:r>
      </w:hyperlink>
    </w:p>
    <w:p w14:paraId="455C8177" w14:textId="60A1AC1D"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1" w:history="1">
        <w:r w:rsidR="00BD6F2B" w:rsidRPr="001C7200">
          <w:rPr>
            <w:rStyle w:val="Hyperlink"/>
            <w:noProof/>
          </w:rPr>
          <w:t>Tabela 5 - Resultados</w:t>
        </w:r>
        <w:r w:rsidR="00BD6F2B">
          <w:rPr>
            <w:noProof/>
            <w:webHidden/>
          </w:rPr>
          <w:tab/>
        </w:r>
        <w:r w:rsidR="00BD6F2B">
          <w:rPr>
            <w:noProof/>
            <w:webHidden/>
          </w:rPr>
          <w:fldChar w:fldCharType="begin"/>
        </w:r>
        <w:r w:rsidR="00BD6F2B">
          <w:rPr>
            <w:noProof/>
            <w:webHidden/>
          </w:rPr>
          <w:instrText xml:space="preserve"> PAGEREF _Toc151571211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2F0163DD" w14:textId="08DF839B"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12D717EB" w14:textId="3AA7C92C" w:rsidR="001522D5" w:rsidRPr="00E755E8" w:rsidRDefault="001522D5" w:rsidP="001522D5">
      <w:pPr>
        <w:ind w:left="1418" w:hanging="1130"/>
      </w:pPr>
      <w:r w:rsidRPr="00E755E8">
        <w:t>Admc</w:t>
      </w:r>
      <w:r w:rsidR="00D10470" w:rsidRPr="00E755E8">
        <w:tab/>
      </w:r>
      <w:r w:rsidR="00073033" w:rsidRPr="00E755E8">
        <w:t>(</w:t>
      </w:r>
      <w:r w:rsidRPr="00E755E8">
        <w:t>Sistema de</w:t>
      </w:r>
      <w:r w:rsidR="00073033" w:rsidRPr="00E755E8">
        <w:t>)</w:t>
      </w:r>
      <w:r w:rsidRPr="00E755E8">
        <w:t xml:space="preserve"> Administração de Materiais e Compra</w:t>
      </w:r>
    </w:p>
    <w:p w14:paraId="4CFE7B46" w14:textId="27527D44"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0206A3F0" w14:textId="65C87EB6" w:rsidR="00B90F8D" w:rsidRPr="00E755E8" w:rsidRDefault="00B90F8D" w:rsidP="00D10470">
      <w:pPr>
        <w:ind w:left="1418" w:hanging="1130"/>
      </w:pPr>
      <w:r w:rsidRPr="00E755E8">
        <w:t>Ata</w:t>
      </w:r>
      <w:r w:rsidRPr="00E755E8">
        <w:tab/>
        <w:t xml:space="preserve">Termo </w:t>
      </w:r>
      <w:r w:rsidR="00A460C6" w:rsidRPr="00E755E8">
        <w:t xml:space="preserve">utilizado para se referir a </w:t>
      </w:r>
      <w:r w:rsidRPr="00E755E8">
        <w:t>ARP</w:t>
      </w:r>
    </w:p>
    <w:p w14:paraId="5B0609B9" w14:textId="37AF0235" w:rsidR="001D5218" w:rsidRPr="00E755E8" w:rsidRDefault="001D5218" w:rsidP="00D10470">
      <w:pPr>
        <w:ind w:left="1418" w:hanging="1130"/>
      </w:pPr>
      <w:r w:rsidRPr="00E755E8">
        <w:t>DRM</w:t>
      </w:r>
      <w:r w:rsidRPr="00E755E8">
        <w:tab/>
        <w:t>Departamento de Recursos Materiais (Licitações)</w:t>
      </w:r>
    </w:p>
    <w:p w14:paraId="28D3A9C8" w14:textId="377D36E0" w:rsidR="008C5E03" w:rsidRPr="00E755E8" w:rsidRDefault="008C5E03" w:rsidP="00D10470">
      <w:pPr>
        <w:ind w:left="1418" w:hanging="1130"/>
      </w:pPr>
      <w:r w:rsidRPr="00E755E8">
        <w:t>IA</w:t>
      </w:r>
      <w:r w:rsidRPr="00E755E8">
        <w:tab/>
        <w:t>Inteligência Artificial</w:t>
      </w:r>
    </w:p>
    <w:p w14:paraId="2473A8EE" w14:textId="41915819" w:rsidR="008E7156" w:rsidRPr="00E755E8" w:rsidRDefault="008E7156" w:rsidP="00D10470">
      <w:pPr>
        <w:ind w:left="1418" w:hanging="1130"/>
      </w:pPr>
      <w:r w:rsidRPr="00E755E8">
        <w:t>PMSJC</w:t>
      </w:r>
      <w:r w:rsidRPr="00E755E8">
        <w:tab/>
        <w:t>Prefeitura Municipal de São José dos Campos</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1409565A" w:rsidR="00586B48" w:rsidRPr="00E755E8" w:rsidRDefault="00586B48" w:rsidP="00D10470">
      <w:pPr>
        <w:ind w:left="1418" w:hanging="1130"/>
      </w:pPr>
      <w:r w:rsidRPr="00E755E8">
        <w:t>SEC</w:t>
      </w:r>
      <w:r w:rsidRPr="00E755E8">
        <w:tab/>
        <w:t>Secretaria de Educação e Cidadania</w:t>
      </w:r>
    </w:p>
    <w:p w14:paraId="02C22ACB" w14:textId="4CD65221" w:rsidR="00D6282D" w:rsidRPr="00E755E8"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30BA4494" w14:textId="2193648B" w:rsidR="00267F16" w:rsidRPr="00E755E8" w:rsidRDefault="00267F16" w:rsidP="00D10470">
      <w:pPr>
        <w:ind w:left="1418" w:hanging="1130"/>
      </w:pPr>
      <w:r w:rsidRPr="00E755E8">
        <w:t>XLSM</w:t>
      </w:r>
      <w:r w:rsidRPr="00E755E8">
        <w:tab/>
        <w:t>Extensão de arquivo que define planilha Excel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5" w:name="_Toc438241735"/>
    <w:bookmarkStart w:id="6" w:name="_Toc438245116"/>
    <w:p w14:paraId="127F9E14" w14:textId="5AFB43F4" w:rsidR="00BD6F2B"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571235" w:history="1">
        <w:r w:rsidR="00BD6F2B" w:rsidRPr="00C3369E">
          <w:rPr>
            <w:rStyle w:val="Hyperlink"/>
            <w:noProof/>
          </w:rPr>
          <w:t>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Introdução</w:t>
        </w:r>
        <w:r w:rsidR="00BD6F2B">
          <w:rPr>
            <w:noProof/>
            <w:webHidden/>
          </w:rPr>
          <w:tab/>
        </w:r>
        <w:r w:rsidR="00BD6F2B">
          <w:rPr>
            <w:noProof/>
            <w:webHidden/>
          </w:rPr>
          <w:fldChar w:fldCharType="begin"/>
        </w:r>
        <w:r w:rsidR="00BD6F2B">
          <w:rPr>
            <w:noProof/>
            <w:webHidden/>
          </w:rPr>
          <w:instrText xml:space="preserve"> PAGEREF _Toc151571235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4E02B40" w14:textId="41170021"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6" w:history="1">
        <w:r w:rsidR="00BD6F2B" w:rsidRPr="00C3369E">
          <w:rPr>
            <w:rStyle w:val="Hyperlink"/>
            <w:noProof/>
          </w:rPr>
          <w:t>1.1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Definição do problema</w:t>
        </w:r>
        <w:r w:rsidR="00BD6F2B">
          <w:rPr>
            <w:noProof/>
            <w:webHidden/>
          </w:rPr>
          <w:tab/>
        </w:r>
        <w:r w:rsidR="00BD6F2B">
          <w:rPr>
            <w:noProof/>
            <w:webHidden/>
          </w:rPr>
          <w:fldChar w:fldCharType="begin"/>
        </w:r>
        <w:r w:rsidR="00BD6F2B">
          <w:rPr>
            <w:noProof/>
            <w:webHidden/>
          </w:rPr>
          <w:instrText xml:space="preserve"> PAGEREF _Toc151571236 \h </w:instrText>
        </w:r>
        <w:r w:rsidR="00BD6F2B">
          <w:rPr>
            <w:noProof/>
            <w:webHidden/>
          </w:rPr>
        </w:r>
        <w:r w:rsidR="00BD6F2B">
          <w:rPr>
            <w:noProof/>
            <w:webHidden/>
          </w:rPr>
          <w:fldChar w:fldCharType="separate"/>
        </w:r>
        <w:r w:rsidR="00F55EE3">
          <w:rPr>
            <w:noProof/>
            <w:webHidden/>
          </w:rPr>
          <w:t>8</w:t>
        </w:r>
        <w:r w:rsidR="00BD6F2B">
          <w:rPr>
            <w:noProof/>
            <w:webHidden/>
          </w:rPr>
          <w:fldChar w:fldCharType="end"/>
        </w:r>
      </w:hyperlink>
    </w:p>
    <w:p w14:paraId="66E802C0" w14:textId="292AE8D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7" w:history="1">
        <w:r w:rsidR="00BD6F2B" w:rsidRPr="00C3369E">
          <w:rPr>
            <w:rStyle w:val="Hyperlink"/>
            <w:noProof/>
          </w:rPr>
          <w:t>1.2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Objetivo</w:t>
        </w:r>
        <w:r w:rsidR="00BD6F2B">
          <w:rPr>
            <w:noProof/>
            <w:webHidden/>
          </w:rPr>
          <w:tab/>
        </w:r>
        <w:r w:rsidR="00BD6F2B">
          <w:rPr>
            <w:noProof/>
            <w:webHidden/>
          </w:rPr>
          <w:fldChar w:fldCharType="begin"/>
        </w:r>
        <w:r w:rsidR="00BD6F2B">
          <w:rPr>
            <w:noProof/>
            <w:webHidden/>
          </w:rPr>
          <w:instrText xml:space="preserve"> PAGEREF _Toc151571237 \h </w:instrText>
        </w:r>
        <w:r w:rsidR="00BD6F2B">
          <w:rPr>
            <w:noProof/>
            <w:webHidden/>
          </w:rPr>
        </w:r>
        <w:r w:rsidR="00BD6F2B">
          <w:rPr>
            <w:noProof/>
            <w:webHidden/>
          </w:rPr>
          <w:fldChar w:fldCharType="separate"/>
        </w:r>
        <w:r w:rsidR="00F55EE3">
          <w:rPr>
            <w:noProof/>
            <w:webHidden/>
          </w:rPr>
          <w:t>12</w:t>
        </w:r>
        <w:r w:rsidR="00BD6F2B">
          <w:rPr>
            <w:noProof/>
            <w:webHidden/>
          </w:rPr>
          <w:fldChar w:fldCharType="end"/>
        </w:r>
      </w:hyperlink>
    </w:p>
    <w:p w14:paraId="6DBE6B0B" w14:textId="312878BC"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38" w:history="1">
        <w:r w:rsidR="00BD6F2B" w:rsidRPr="00C3369E">
          <w:rPr>
            <w:rStyle w:val="Hyperlink"/>
            <w:noProof/>
          </w:rPr>
          <w:t>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Desenvolvimento</w:t>
        </w:r>
        <w:r w:rsidR="00BD6F2B">
          <w:rPr>
            <w:noProof/>
            <w:webHidden/>
          </w:rPr>
          <w:tab/>
        </w:r>
        <w:r w:rsidR="00BD6F2B">
          <w:rPr>
            <w:noProof/>
            <w:webHidden/>
          </w:rPr>
          <w:fldChar w:fldCharType="begin"/>
        </w:r>
        <w:r w:rsidR="00BD6F2B">
          <w:rPr>
            <w:noProof/>
            <w:webHidden/>
          </w:rPr>
          <w:instrText xml:space="preserve"> PAGEREF _Toc151571238 \h </w:instrText>
        </w:r>
        <w:r w:rsidR="00BD6F2B">
          <w:rPr>
            <w:noProof/>
            <w:webHidden/>
          </w:rPr>
        </w:r>
        <w:r w:rsidR="00BD6F2B">
          <w:rPr>
            <w:noProof/>
            <w:webHidden/>
          </w:rPr>
          <w:fldChar w:fldCharType="separate"/>
        </w:r>
        <w:r w:rsidR="00F55EE3">
          <w:rPr>
            <w:noProof/>
            <w:webHidden/>
          </w:rPr>
          <w:t>13</w:t>
        </w:r>
        <w:r w:rsidR="00BD6F2B">
          <w:rPr>
            <w:noProof/>
            <w:webHidden/>
          </w:rPr>
          <w:fldChar w:fldCharType="end"/>
        </w:r>
      </w:hyperlink>
    </w:p>
    <w:p w14:paraId="3D1D8965" w14:textId="0CBDAA1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9" w:history="1">
        <w:r w:rsidR="00BD6F2B" w:rsidRPr="00C3369E">
          <w:rPr>
            <w:rStyle w:val="Hyperlink"/>
            <w:noProof/>
          </w:rPr>
          <w:t>2.1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Arquitetura</w:t>
        </w:r>
        <w:r w:rsidR="00BD6F2B">
          <w:rPr>
            <w:noProof/>
            <w:webHidden/>
          </w:rPr>
          <w:tab/>
        </w:r>
        <w:r w:rsidR="00BD6F2B">
          <w:rPr>
            <w:noProof/>
            <w:webHidden/>
          </w:rPr>
          <w:fldChar w:fldCharType="begin"/>
        </w:r>
        <w:r w:rsidR="00BD6F2B">
          <w:rPr>
            <w:noProof/>
            <w:webHidden/>
          </w:rPr>
          <w:instrText xml:space="preserve"> PAGEREF _Toc151571239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312CC008" w14:textId="60B918EB"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0" w:history="1">
        <w:r w:rsidR="00BD6F2B" w:rsidRPr="00C3369E">
          <w:rPr>
            <w:rStyle w:val="Hyperlink"/>
            <w:noProof/>
          </w:rPr>
          <w:t>2.2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Modelo de Dados</w:t>
        </w:r>
        <w:r w:rsidR="00BD6F2B">
          <w:rPr>
            <w:noProof/>
            <w:webHidden/>
          </w:rPr>
          <w:tab/>
        </w:r>
        <w:r w:rsidR="00BD6F2B">
          <w:rPr>
            <w:noProof/>
            <w:webHidden/>
          </w:rPr>
          <w:fldChar w:fldCharType="begin"/>
        </w:r>
        <w:r w:rsidR="00BD6F2B">
          <w:rPr>
            <w:noProof/>
            <w:webHidden/>
          </w:rPr>
          <w:instrText xml:space="preserve"> PAGEREF _Toc151571240 \h </w:instrText>
        </w:r>
        <w:r w:rsidR="00BD6F2B">
          <w:rPr>
            <w:noProof/>
            <w:webHidden/>
          </w:rPr>
        </w:r>
        <w:r w:rsidR="00BD6F2B">
          <w:rPr>
            <w:noProof/>
            <w:webHidden/>
          </w:rPr>
          <w:fldChar w:fldCharType="separate"/>
        </w:r>
        <w:r w:rsidR="00F55EE3">
          <w:rPr>
            <w:noProof/>
            <w:webHidden/>
          </w:rPr>
          <w:t>18</w:t>
        </w:r>
        <w:r w:rsidR="00BD6F2B">
          <w:rPr>
            <w:noProof/>
            <w:webHidden/>
          </w:rPr>
          <w:fldChar w:fldCharType="end"/>
        </w:r>
      </w:hyperlink>
    </w:p>
    <w:p w14:paraId="1CCFD2AB" w14:textId="1EE6253D"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1" w:history="1">
        <w:r w:rsidR="00BD6F2B" w:rsidRPr="00C3369E">
          <w:rPr>
            <w:rStyle w:val="Hyperlink"/>
            <w:noProof/>
          </w:rPr>
          <w:t>2.3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Detalhes</w:t>
        </w:r>
        <w:r w:rsidR="00BD6F2B">
          <w:rPr>
            <w:noProof/>
            <w:webHidden/>
          </w:rPr>
          <w:tab/>
        </w:r>
        <w:r w:rsidR="00BD6F2B">
          <w:rPr>
            <w:noProof/>
            <w:webHidden/>
          </w:rPr>
          <w:fldChar w:fldCharType="begin"/>
        </w:r>
        <w:r w:rsidR="00BD6F2B">
          <w:rPr>
            <w:noProof/>
            <w:webHidden/>
          </w:rPr>
          <w:instrText xml:space="preserve"> PAGEREF _Toc151571241 \h </w:instrText>
        </w:r>
        <w:r w:rsidR="00BD6F2B">
          <w:rPr>
            <w:noProof/>
            <w:webHidden/>
          </w:rPr>
        </w:r>
        <w:r w:rsidR="00BD6F2B">
          <w:rPr>
            <w:noProof/>
            <w:webHidden/>
          </w:rPr>
          <w:fldChar w:fldCharType="separate"/>
        </w:r>
        <w:r w:rsidR="00F55EE3">
          <w:rPr>
            <w:noProof/>
            <w:webHidden/>
          </w:rPr>
          <w:t>25</w:t>
        </w:r>
        <w:r w:rsidR="00BD6F2B">
          <w:rPr>
            <w:noProof/>
            <w:webHidden/>
          </w:rPr>
          <w:fldChar w:fldCharType="end"/>
        </w:r>
      </w:hyperlink>
    </w:p>
    <w:p w14:paraId="6BD1A2D7" w14:textId="79B447D8"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42" w:history="1">
        <w:r w:rsidR="00BD6F2B" w:rsidRPr="00C3369E">
          <w:rPr>
            <w:rStyle w:val="Hyperlink"/>
            <w:noProof/>
          </w:rPr>
          <w:t>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Resultados e Discussão</w:t>
        </w:r>
        <w:r w:rsidR="00BD6F2B">
          <w:rPr>
            <w:noProof/>
            <w:webHidden/>
          </w:rPr>
          <w:tab/>
        </w:r>
        <w:r w:rsidR="00BD6F2B">
          <w:rPr>
            <w:noProof/>
            <w:webHidden/>
          </w:rPr>
          <w:fldChar w:fldCharType="begin"/>
        </w:r>
        <w:r w:rsidR="00BD6F2B">
          <w:rPr>
            <w:noProof/>
            <w:webHidden/>
          </w:rPr>
          <w:instrText xml:space="preserve"> PAGEREF _Toc151571242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6460FF33" w14:textId="57C2EF4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3" w:history="1">
        <w:r w:rsidR="00BD6F2B" w:rsidRPr="00C3369E">
          <w:rPr>
            <w:rStyle w:val="Hyperlink"/>
            <w:noProof/>
          </w:rPr>
          <w:t>3.1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Tecnologias utilizadas</w:t>
        </w:r>
        <w:r w:rsidR="00BD6F2B">
          <w:rPr>
            <w:noProof/>
            <w:webHidden/>
          </w:rPr>
          <w:tab/>
        </w:r>
        <w:r w:rsidR="00BD6F2B">
          <w:rPr>
            <w:noProof/>
            <w:webHidden/>
          </w:rPr>
          <w:fldChar w:fldCharType="begin"/>
        </w:r>
        <w:r w:rsidR="00BD6F2B">
          <w:rPr>
            <w:noProof/>
            <w:webHidden/>
          </w:rPr>
          <w:instrText xml:space="preserve"> PAGEREF _Toc151571243 \h </w:instrText>
        </w:r>
        <w:r w:rsidR="00BD6F2B">
          <w:rPr>
            <w:noProof/>
            <w:webHidden/>
          </w:rPr>
        </w:r>
        <w:r w:rsidR="00BD6F2B">
          <w:rPr>
            <w:noProof/>
            <w:webHidden/>
          </w:rPr>
          <w:fldChar w:fldCharType="separate"/>
        </w:r>
        <w:r w:rsidR="00F55EE3">
          <w:rPr>
            <w:noProof/>
            <w:webHidden/>
          </w:rPr>
          <w:t>35</w:t>
        </w:r>
        <w:r w:rsidR="00BD6F2B">
          <w:rPr>
            <w:noProof/>
            <w:webHidden/>
          </w:rPr>
          <w:fldChar w:fldCharType="end"/>
        </w:r>
      </w:hyperlink>
    </w:p>
    <w:p w14:paraId="782B3359" w14:textId="7F01ABB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4" w:history="1">
        <w:r w:rsidR="00BD6F2B" w:rsidRPr="00C3369E">
          <w:rPr>
            <w:rStyle w:val="Hyperlink"/>
            <w:noProof/>
          </w:rPr>
          <w:t>3.2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Motivação para usar as tecnologias</w:t>
        </w:r>
        <w:r w:rsidR="00BD6F2B">
          <w:rPr>
            <w:noProof/>
            <w:webHidden/>
          </w:rPr>
          <w:tab/>
        </w:r>
        <w:r w:rsidR="00BD6F2B">
          <w:rPr>
            <w:noProof/>
            <w:webHidden/>
          </w:rPr>
          <w:fldChar w:fldCharType="begin"/>
        </w:r>
        <w:r w:rsidR="00BD6F2B">
          <w:rPr>
            <w:noProof/>
            <w:webHidden/>
          </w:rPr>
          <w:instrText xml:space="preserve"> PAGEREF _Toc151571244 \h </w:instrText>
        </w:r>
        <w:r w:rsidR="00BD6F2B">
          <w:rPr>
            <w:noProof/>
            <w:webHidden/>
          </w:rPr>
        </w:r>
        <w:r w:rsidR="00BD6F2B">
          <w:rPr>
            <w:noProof/>
            <w:webHidden/>
          </w:rPr>
          <w:fldChar w:fldCharType="separate"/>
        </w:r>
        <w:r w:rsidR="00F55EE3">
          <w:rPr>
            <w:noProof/>
            <w:webHidden/>
          </w:rPr>
          <w:t>36</w:t>
        </w:r>
        <w:r w:rsidR="00BD6F2B">
          <w:rPr>
            <w:noProof/>
            <w:webHidden/>
          </w:rPr>
          <w:fldChar w:fldCharType="end"/>
        </w:r>
      </w:hyperlink>
    </w:p>
    <w:p w14:paraId="2C5DC5C9" w14:textId="2DDDCA7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5" w:history="1">
        <w:r w:rsidR="00BD6F2B" w:rsidRPr="00C3369E">
          <w:rPr>
            <w:rStyle w:val="Hyperlink"/>
            <w:noProof/>
          </w:rPr>
          <w:t>3.3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Problemas encontrados e como foram solucionados</w:t>
        </w:r>
        <w:r w:rsidR="00BD6F2B">
          <w:rPr>
            <w:noProof/>
            <w:webHidden/>
          </w:rPr>
          <w:tab/>
        </w:r>
        <w:r w:rsidR="00BD6F2B">
          <w:rPr>
            <w:noProof/>
            <w:webHidden/>
          </w:rPr>
          <w:fldChar w:fldCharType="begin"/>
        </w:r>
        <w:r w:rsidR="00BD6F2B">
          <w:rPr>
            <w:noProof/>
            <w:webHidden/>
          </w:rPr>
          <w:instrText xml:space="preserve"> PAGEREF _Toc151571245 \h </w:instrText>
        </w:r>
        <w:r w:rsidR="00BD6F2B">
          <w:rPr>
            <w:noProof/>
            <w:webHidden/>
          </w:rPr>
        </w:r>
        <w:r w:rsidR="00BD6F2B">
          <w:rPr>
            <w:noProof/>
            <w:webHidden/>
          </w:rPr>
          <w:fldChar w:fldCharType="separate"/>
        </w:r>
        <w:r w:rsidR="00F55EE3">
          <w:rPr>
            <w:noProof/>
            <w:webHidden/>
          </w:rPr>
          <w:t>37</w:t>
        </w:r>
        <w:r w:rsidR="00BD6F2B">
          <w:rPr>
            <w:noProof/>
            <w:webHidden/>
          </w:rPr>
          <w:fldChar w:fldCharType="end"/>
        </w:r>
      </w:hyperlink>
    </w:p>
    <w:p w14:paraId="24796B97" w14:textId="636FFA5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6" w:history="1">
        <w:r w:rsidR="00BD6F2B" w:rsidRPr="00C3369E">
          <w:rPr>
            <w:rStyle w:val="Hyperlink"/>
            <w:noProof/>
          </w:rPr>
          <w:t>3.4</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 cliente</w:t>
        </w:r>
        <w:r w:rsidR="00BD6F2B">
          <w:rPr>
            <w:noProof/>
            <w:webHidden/>
          </w:rPr>
          <w:tab/>
        </w:r>
        <w:r w:rsidR="00BD6F2B">
          <w:rPr>
            <w:noProof/>
            <w:webHidden/>
          </w:rPr>
          <w:fldChar w:fldCharType="begin"/>
        </w:r>
        <w:r w:rsidR="00BD6F2B">
          <w:rPr>
            <w:noProof/>
            <w:webHidden/>
          </w:rPr>
          <w:instrText xml:space="preserve"> PAGEREF _Toc151571246 \h </w:instrText>
        </w:r>
        <w:r w:rsidR="00BD6F2B">
          <w:rPr>
            <w:noProof/>
            <w:webHidden/>
          </w:rPr>
        </w:r>
        <w:r w:rsidR="00BD6F2B">
          <w:rPr>
            <w:noProof/>
            <w:webHidden/>
          </w:rPr>
          <w:fldChar w:fldCharType="separate"/>
        </w:r>
        <w:r w:rsidR="00F55EE3">
          <w:rPr>
            <w:noProof/>
            <w:webHidden/>
          </w:rPr>
          <w:t>38</w:t>
        </w:r>
        <w:r w:rsidR="00BD6F2B">
          <w:rPr>
            <w:noProof/>
            <w:webHidden/>
          </w:rPr>
          <w:fldChar w:fldCharType="end"/>
        </w:r>
      </w:hyperlink>
    </w:p>
    <w:p w14:paraId="72DD8415" w14:textId="612142D7"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5"/>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5"/>
      <w:bookmarkEnd w:id="6"/>
    </w:p>
    <w:p w14:paraId="37210274" w14:textId="77777777" w:rsidR="00DD325C" w:rsidRPr="00E755E8" w:rsidRDefault="00C33D7D" w:rsidP="0028235E">
      <w:pPr>
        <w:pStyle w:val="Ttulo1"/>
      </w:pPr>
      <w:bookmarkStart w:id="7" w:name="_Toc151571235"/>
      <w:r w:rsidRPr="00E755E8">
        <w:lastRenderedPageBreak/>
        <w:t>Introdução</w:t>
      </w:r>
      <w:bookmarkEnd w:id="7"/>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7785BB28" w:rsidR="00BA44BC" w:rsidRPr="00E755E8" w:rsidRDefault="004A6C34" w:rsidP="00A61604">
      <w:r w:rsidRPr="00E755E8">
        <w:t>Este</w:t>
      </w:r>
      <w:r w:rsidR="00EF738B" w:rsidRPr="00E755E8">
        <w:t xml:space="preserve"> </w:t>
      </w:r>
      <w:r w:rsidR="00DD6A64">
        <w:t>desenvolvimento</w:t>
      </w:r>
      <w:r w:rsidR="00EF738B" w:rsidRPr="00E755E8">
        <w:t xml:space="preserve"> foi executado nos anos de 2019 e 2020</w:t>
      </w:r>
      <w:r w:rsidR="00BA44BC" w:rsidRPr="00E755E8">
        <w:t xml:space="preserve"> </w:t>
      </w:r>
      <w:commentRangeStart w:id="8"/>
      <w:r w:rsidR="00BA44BC" w:rsidRPr="00E755E8">
        <w:t>na</w:t>
      </w:r>
      <w:commentRangeEnd w:id="8"/>
      <w:r w:rsidR="00F82880">
        <w:rPr>
          <w:rStyle w:val="Refdecomentrio"/>
        </w:rPr>
        <w:commentReference w:id="8"/>
      </w:r>
      <w:r w:rsidR="00BA44BC" w:rsidRPr="00E755E8">
        <w:t xml:space="preserve"> </w:t>
      </w:r>
      <w:r w:rsidR="00DD6A64" w:rsidRPr="00E755E8">
        <w:t>Secretaria de Educação e Cidadania (SEC)</w:t>
      </w:r>
      <w:r w:rsidR="00DD6A64">
        <w:t xml:space="preserve"> da </w:t>
      </w:r>
      <w:r w:rsidR="00BA44BC" w:rsidRPr="00E755E8">
        <w:t xml:space="preserve">Prefeitura </w:t>
      </w:r>
      <w:r w:rsidR="008E7156" w:rsidRPr="00E755E8">
        <w:t xml:space="preserve">Municipal </w:t>
      </w:r>
      <w:r w:rsidR="00BA44BC" w:rsidRPr="00E755E8">
        <w:t>de São José dos Campos</w:t>
      </w:r>
      <w:r w:rsidR="00DD6A64">
        <w:t xml:space="preserve"> (PMSJC),</w:t>
      </w:r>
      <w:r w:rsidR="00BA44BC" w:rsidRPr="00E755E8">
        <w:t xml:space="preserve"> mais precisamente n</w:t>
      </w:r>
      <w:r w:rsidR="00B80AAC" w:rsidRPr="00E755E8">
        <w:t xml:space="preserve">a área de </w:t>
      </w:r>
      <w:r w:rsidR="00DD6A64">
        <w:t>S</w:t>
      </w:r>
      <w:r w:rsidR="00B80AAC" w:rsidRPr="00E755E8">
        <w:t>uprimentos n</w:t>
      </w:r>
      <w:r w:rsidR="00BA44BC" w:rsidRPr="00E755E8">
        <w:t>o setor de Compras. A</w:t>
      </w:r>
      <w:r w:rsidR="00DD6A64">
        <w:t xml:space="preserve"> atividade principal </w:t>
      </w:r>
      <w:r w:rsidR="00BA44BC" w:rsidRPr="00E755E8">
        <w:t>era</w:t>
      </w:r>
      <w:r w:rsidR="00906D79" w:rsidRPr="00E755E8">
        <w:t xml:space="preserve">, dentre várias atividades,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Recursos Materiais (DRM),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76A58BB3"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sendo que os dois primeiros são os mais utilizados pela SEC</w:t>
      </w:r>
    </w:p>
    <w:p w14:paraId="6B86577E" w14:textId="19EFD367" w:rsidR="00E2719A" w:rsidRPr="00E755E8" w:rsidRDefault="00E2719A" w:rsidP="00E2719A">
      <w:pPr>
        <w:pStyle w:val="Legenda"/>
        <w:keepNext/>
        <w:rPr>
          <w:b w:val="0"/>
          <w:bCs w:val="0"/>
        </w:rPr>
      </w:pPr>
      <w:bookmarkStart w:id="9" w:name="_Toc151571207"/>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9"/>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0001E5A7" w14:textId="1A743845"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 xml:space="preserve">Concorrência </w:t>
            </w:r>
            <w:r w:rsidR="00585931">
              <w:rPr>
                <w:rFonts w:ascii="Times New Roman" w:hAnsi="Times New Roman"/>
              </w:rPr>
              <w:t>(</w:t>
            </w:r>
            <w:r w:rsidRPr="00E755E8">
              <w:rPr>
                <w:rFonts w:ascii="Times New Roman" w:hAnsi="Times New Roman"/>
              </w:rPr>
              <w:t>I</w:t>
            </w:r>
            <w:r w:rsidR="006506D9" w:rsidRPr="00E755E8">
              <w:rPr>
                <w:rFonts w:ascii="Times New Roman" w:hAnsi="Times New Roman"/>
              </w:rPr>
              <w:t>ntenção de compra</w:t>
            </w:r>
            <w:r w:rsidR="00585931">
              <w:rPr>
                <w:rFonts w:ascii="Times New Roman" w:hAnsi="Times New Roman"/>
              </w:rPr>
              <w:t>)</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45448F"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Fracionada, conforme a necessidade </w:t>
            </w:r>
            <w:r w:rsidR="00BD6F2B">
              <w:rPr>
                <w:rFonts w:ascii="Times New Roman" w:hAnsi="Times New Roman"/>
              </w:rPr>
              <w:t>dentro do período de validade da ARP.</w:t>
            </w:r>
          </w:p>
        </w:tc>
      </w:tr>
      <w:tr w:rsidR="000B5A8A" w:rsidRPr="00E755E8" w14:paraId="2093C0FC" w14:textId="77777777" w:rsidTr="0046191E">
        <w:tc>
          <w:tcPr>
            <w:tcW w:w="2376"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701" w:type="dxa"/>
          </w:tcPr>
          <w:p w14:paraId="00E3B02A" w14:textId="030E79A3" w:rsidR="006506D9" w:rsidRPr="00E755E8" w:rsidRDefault="000B5A8A" w:rsidP="00585931">
            <w:pP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r w:rsidR="006506D9" w:rsidRPr="00E755E8">
              <w:rPr>
                <w:rFonts w:ascii="Times New Roman" w:hAnsi="Times New Roman"/>
              </w:rPr>
              <w:t>Compra</w:t>
            </w:r>
            <w:r w:rsidR="00585931">
              <w:rPr>
                <w:rFonts w:ascii="Times New Roman" w:hAnsi="Times New Roman"/>
              </w:rPr>
              <w:t>)</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AA37AF">
            <w:pPr>
              <w:spacing w:line="240" w:lineRule="auto"/>
              <w:ind w:firstLine="0"/>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561BE43A" w:rsidR="006506D9" w:rsidRPr="00E755E8" w:rsidRDefault="00585931" w:rsidP="000923E7">
            <w:pPr>
              <w:spacing w:line="240" w:lineRule="auto"/>
              <w:ind w:firstLine="0"/>
              <w:jc w:val="left"/>
              <w:rPr>
                <w:rFonts w:ascii="Times New Roman" w:hAnsi="Times New Roman"/>
              </w:rPr>
            </w:pPr>
            <w:r>
              <w:rPr>
                <w:rFonts w:ascii="Times New Roman" w:hAnsi="Times New Roman"/>
              </w:rPr>
              <w:t>(</w:t>
            </w:r>
            <w:r w:rsidR="006506D9" w:rsidRPr="00E755E8">
              <w:rPr>
                <w:rFonts w:ascii="Times New Roman" w:hAnsi="Times New Roman"/>
              </w:rPr>
              <w:t>Compra</w:t>
            </w:r>
            <w:r>
              <w:rPr>
                <w:rFonts w:ascii="Times New Roman" w:hAnsi="Times New Roman"/>
              </w:rPr>
              <w:t>)</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bookmarkStart w:id="10" w:name="_Toc151571193"/>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10"/>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2B3782AB" w:rsidR="004722C8" w:rsidRPr="00E755E8" w:rsidRDefault="004722C8" w:rsidP="004722C8">
      <w:pPr>
        <w:pStyle w:val="Legenda"/>
        <w:keepNext/>
        <w:rPr>
          <w:b w:val="0"/>
          <w:bCs w:val="0"/>
        </w:rPr>
      </w:pPr>
      <w:bookmarkStart w:id="11" w:name="_Toc15157119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11"/>
    </w:p>
    <w:p w14:paraId="1E99B657" w14:textId="77777777" w:rsidR="00A22AE2" w:rsidRPr="00E755E8" w:rsidRDefault="004722C8" w:rsidP="007306ED">
      <w:pPr>
        <w:ind w:firstLine="0"/>
        <w:sectPr w:rsidR="00A22AE2" w:rsidRPr="00E755E8" w:rsidSect="008C5511">
          <w:footerReference w:type="default" r:id="rId21"/>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800E819" w14:textId="77777777" w:rsidR="00C33D7D" w:rsidRPr="00E755E8" w:rsidRDefault="00C33D7D" w:rsidP="00C33D7D">
      <w:pPr>
        <w:pStyle w:val="Ttulo2"/>
      </w:pPr>
      <w:bookmarkStart w:id="12" w:name="_Toc151571236"/>
      <w:r w:rsidRPr="00E755E8">
        <w:lastRenderedPageBreak/>
        <w:t>Definição do problema</w:t>
      </w:r>
      <w:bookmarkEnd w:id="12"/>
    </w:p>
    <w:p w14:paraId="0B4E0350" w14:textId="41691273" w:rsidR="00FE23F0" w:rsidRPr="00E755E8" w:rsidRDefault="00586B48" w:rsidP="00586B48">
      <w:r w:rsidRPr="00E755E8">
        <w:t xml:space="preserve">As compras para a SEC 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9101D0" w:rsidRPr="00E755E8">
        <w:t xml:space="preserve">O setor de Informática da </w:t>
      </w:r>
      <w:r w:rsidRPr="00E755E8">
        <w:t>PMSJC mantém o sistema interno (Admc) para gestão de materiais e compras que, apesar de ser muito estável e íntegro,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mas análises e gerenciamentos do setor de Compras</w:t>
      </w:r>
      <w:r w:rsidR="00537D61" w:rsidRPr="00E755E8">
        <w:t>. E</w:t>
      </w:r>
      <w:r w:rsidRPr="00E755E8">
        <w:t>m grande parte</w:t>
      </w:r>
      <w:r w:rsidR="00537D61" w:rsidRPr="00E755E8">
        <w:t xml:space="preserve"> do trabalho</w:t>
      </w:r>
      <w:r w:rsidRPr="00E755E8">
        <w:t xml:space="preserve"> são utilizadas planilhas </w:t>
      </w:r>
      <w:r w:rsidR="00046D11">
        <w:t xml:space="preserve">ou cadernos para </w:t>
      </w:r>
      <w:r w:rsidRPr="00E755E8">
        <w:t>anotações.</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68BFAAE6" w:rsidR="00067F21" w:rsidRPr="00E755E8"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r w:rsidR="00111B95" w:rsidRPr="00E755E8">
        <w:t xml:space="preserve"> </w:t>
      </w:r>
      <w:r w:rsidR="00067F21" w:rsidRPr="00E755E8">
        <w:t>Quando se trata</w:t>
      </w:r>
      <w:r w:rsidR="00EE2EFF">
        <w:t>va</w:t>
      </w:r>
      <w:r w:rsidR="00067F21" w:rsidRPr="00E755E8">
        <w:t xml:space="preserve"> de compras diárias</w:t>
      </w:r>
      <w:r w:rsidR="00046D11">
        <w:t xml:space="preserve"> </w:t>
      </w:r>
      <w:r w:rsidR="00067F21" w:rsidRPr="00E755E8">
        <w:t xml:space="preserve">o tempo de apuração poderia chegar a um mês, o que gerava atrasos, compras duplicadas e compras já defasadas de acordo com a realidade do dia </w:t>
      </w:r>
      <w:r w:rsidR="00EA4D2B">
        <w:t>em que a</w:t>
      </w:r>
      <w:r w:rsidR="00111B95" w:rsidRPr="00E755E8">
        <w:t xml:space="preserve"> análise</w:t>
      </w:r>
      <w:r w:rsidR="00067F21" w:rsidRPr="00E755E8">
        <w:t xml:space="preserve"> foi </w:t>
      </w:r>
      <w:r w:rsidR="00111B95" w:rsidRPr="00E755E8">
        <w:t>iniciada</w:t>
      </w:r>
      <w:r w:rsidR="00046D11">
        <w:t xml:space="preserve">, </w:t>
      </w:r>
      <w:r w:rsidR="00EA4D2B">
        <w:t>fato contraditório por se tratar itens</w:t>
      </w:r>
      <w:r w:rsidR="00046D11">
        <w:t xml:space="preserve"> com a licitação </w:t>
      </w:r>
      <w:r w:rsidR="00EA4D2B">
        <w:t xml:space="preserve">já </w:t>
      </w:r>
      <w:r w:rsidR="00046D11">
        <w:t>realizada e só depende</w:t>
      </w:r>
      <w:r w:rsidR="00EA4D2B">
        <w:t xml:space="preserve">ndo de </w:t>
      </w:r>
      <w:r w:rsidR="00046D11">
        <w:t>preencher as RCs.</w:t>
      </w:r>
    </w:p>
    <w:p w14:paraId="79D36D26" w14:textId="215EC66C" w:rsidR="00243B24" w:rsidRPr="00E755E8" w:rsidRDefault="00243B24" w:rsidP="00586B48">
      <w:r w:rsidRPr="00E755E8">
        <w:t>E</w:t>
      </w:r>
      <w:r w:rsidR="00C36060">
        <w:t xml:space="preserve">ra </w:t>
      </w:r>
      <w:r w:rsidRPr="00E755E8">
        <w:t xml:space="preserve">comum a realização de estimativas </w:t>
      </w:r>
      <w:r w:rsidR="00C36060">
        <w:t xml:space="preserve">e compras </w:t>
      </w:r>
      <w:r w:rsidRPr="00E755E8">
        <w:t xml:space="preserve">fora da realidade prevista por não haver controle adequado do </w:t>
      </w:r>
      <w:r w:rsidRPr="00EA4D2B">
        <w:rPr>
          <w:b/>
          <w:bCs/>
        </w:rPr>
        <w:t>ponto de pedido</w:t>
      </w:r>
      <w:r w:rsidRPr="00E755E8">
        <w:t xml:space="preserve"> </w:t>
      </w:r>
      <w:r w:rsidR="00C36060">
        <w:t>nem das quantidades extras para novas obras, que utilizavam</w:t>
      </w:r>
      <w:r w:rsidRPr="00E755E8">
        <w:t xml:space="preserve"> o material de estoque</w:t>
      </w:r>
      <w:r w:rsidR="00C36060">
        <w:t xml:space="preserve"> designado para manutenções</w:t>
      </w:r>
      <w:r w:rsidRPr="00E755E8">
        <w:t>.</w:t>
      </w:r>
    </w:p>
    <w:p w14:paraId="7E079A44" w14:textId="0CE5C4A0"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48581F">
        <w:t xml:space="preserve">. Porém com a dificuldade em </w:t>
      </w:r>
      <w:r w:rsidR="006935B2" w:rsidRPr="00E755E8">
        <w:t>controlar estes itens</w:t>
      </w:r>
      <w:r w:rsidR="0048581F">
        <w:t xml:space="preserve"> era comum a realização de compra, mantendo um saldo indesejado em estoque </w:t>
      </w:r>
      <w:r w:rsidR="00243B24" w:rsidRPr="00E755E8">
        <w:t>de itens obsoletos</w:t>
      </w:r>
      <w:r w:rsidR="006935B2" w:rsidRPr="00E755E8">
        <w:t>.</w:t>
      </w:r>
      <w:r w:rsidR="00D20295" w:rsidRPr="00E755E8">
        <w:t xml:space="preserve"> </w:t>
      </w:r>
    </w:p>
    <w:p w14:paraId="4E8E0B27" w14:textId="4ACA983F" w:rsidR="00243B24" w:rsidRPr="00E755E8" w:rsidRDefault="004F4A8E" w:rsidP="00586B48">
      <w:r w:rsidRPr="00E755E8">
        <w:lastRenderedPageBreak/>
        <w:t xml:space="preserve">Somado a </w:t>
      </w:r>
      <w:r w:rsidR="00304DD6">
        <w:t xml:space="preserve">estes </w:t>
      </w:r>
      <w:r w:rsidRPr="00E755E8">
        <w:t>problemas ainda havia a necessidade de treinar detalhadamente todo novo servidor que entrasse na área</w:t>
      </w:r>
      <w:r w:rsidR="00304DD6">
        <w:t>,</w:t>
      </w:r>
      <w:r w:rsidRPr="00E755E8">
        <w:t xml:space="preserve"> o que acarretava mais </w:t>
      </w:r>
      <w:r w:rsidR="008E4E3D" w:rsidRPr="00E755E8">
        <w:t>acúmulo</w:t>
      </w:r>
      <w:r w:rsidRPr="00E755E8">
        <w:t xml:space="preserve"> de atividades até que </w:t>
      </w:r>
      <w:r w:rsidR="00304DD6">
        <w:t>o recém-</w:t>
      </w:r>
      <w:r w:rsidRPr="00E755E8">
        <w:t xml:space="preserve">admitido conseguisse gerar </w:t>
      </w:r>
      <w:r w:rsidR="00304DD6">
        <w:t>resultados</w:t>
      </w:r>
      <w:r w:rsidRPr="00E755E8">
        <w:t>.</w:t>
      </w:r>
    </w:p>
    <w:p w14:paraId="2FB7AA43" w14:textId="0357C97B" w:rsidR="004F4A8E" w:rsidRPr="00E755E8" w:rsidRDefault="00304DD6" w:rsidP="00586B48">
      <w:r>
        <w:t>Existiam dados 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precisavam de normalização, acesso rápido, escalabilidade, automatização de cálculos</w:t>
      </w:r>
      <w:r>
        <w:t>, automatização d</w:t>
      </w:r>
      <w:r w:rsidR="004F4A8E" w:rsidRPr="00E755E8">
        <w:t>e análises e automatização de avisos.</w:t>
      </w:r>
    </w:p>
    <w:p w14:paraId="5A0DB43D" w14:textId="6ABE7434" w:rsidR="00EE32AC" w:rsidRPr="00E755E8" w:rsidRDefault="00EE32AC" w:rsidP="00586B48">
      <w:r w:rsidRPr="00E755E8">
        <w:t>Na Tabela 2 vemos as rotinas principais e o tempo que era dispensado para cada uma delas antes da reestruturação por novas planilhas.</w:t>
      </w:r>
    </w:p>
    <w:p w14:paraId="158E2857" w14:textId="0C3C89B7" w:rsidR="00E2719A" w:rsidRPr="00E755E8" w:rsidRDefault="00E2719A" w:rsidP="00E2719A">
      <w:pPr>
        <w:pStyle w:val="Legenda"/>
        <w:keepNext/>
        <w:rPr>
          <w:b w:val="0"/>
        </w:rPr>
      </w:pPr>
      <w:bookmarkStart w:id="13" w:name="_Toc151571208"/>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13"/>
    </w:p>
    <w:tbl>
      <w:tblPr>
        <w:tblStyle w:val="Tabelacomgrade"/>
        <w:tblW w:w="0" w:type="auto"/>
        <w:tblLook w:val="04A0" w:firstRow="1" w:lastRow="0" w:firstColumn="1" w:lastColumn="0" w:noHBand="0" w:noVBand="1"/>
      </w:tblPr>
      <w:tblGrid>
        <w:gridCol w:w="2507"/>
        <w:gridCol w:w="1712"/>
        <w:gridCol w:w="2963"/>
        <w:gridCol w:w="2106"/>
      </w:tblGrid>
      <w:tr w:rsidR="00D20295" w:rsidRPr="00E755E8" w14:paraId="0750BD69" w14:textId="50A74781" w:rsidTr="00D20295">
        <w:tc>
          <w:tcPr>
            <w:tcW w:w="2507"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1712" w:type="dxa"/>
          </w:tcPr>
          <w:p w14:paraId="375D7AB8" w14:textId="49717C71"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Sistema Admc</w:t>
            </w:r>
          </w:p>
        </w:tc>
        <w:tc>
          <w:tcPr>
            <w:tcW w:w="2963"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106" w:type="dxa"/>
          </w:tcPr>
          <w:p w14:paraId="3C6EF2BC" w14:textId="58514684" w:rsidR="00D20295" w:rsidRPr="00E755E8" w:rsidRDefault="00D20295" w:rsidP="001F0BA5">
            <w:pPr>
              <w:spacing w:line="240" w:lineRule="auto"/>
              <w:ind w:firstLine="0"/>
              <w:jc w:val="center"/>
            </w:pPr>
            <w:r w:rsidRPr="00E755E8">
              <w:t>Tempo</w:t>
            </w:r>
          </w:p>
        </w:tc>
      </w:tr>
      <w:tr w:rsidR="00D20295" w:rsidRPr="00E755E8" w14:paraId="3C35974C" w14:textId="0762EC18" w:rsidTr="00D20295">
        <w:tc>
          <w:tcPr>
            <w:tcW w:w="2507" w:type="dxa"/>
          </w:tcPr>
          <w:p w14:paraId="3F7F232F" w14:textId="415EC835"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1712" w:type="dxa"/>
          </w:tcPr>
          <w:p w14:paraId="7B606537" w14:textId="11EFA972"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75AB34" w14:textId="3C2682EF" w:rsidR="00D20295" w:rsidRPr="00E755E8" w:rsidRDefault="00D20295" w:rsidP="001F0BA5">
            <w:pPr>
              <w:spacing w:line="240" w:lineRule="auto"/>
              <w:ind w:firstLine="0"/>
              <w:rPr>
                <w:rFonts w:ascii="Times New Roman" w:hAnsi="Times New Roman"/>
              </w:rPr>
            </w:pPr>
            <w:r w:rsidRPr="00E755E8">
              <w:rPr>
                <w:rFonts w:ascii="Times New Roman" w:hAnsi="Times New Roman"/>
              </w:rPr>
              <w:t>Utiliza</w:t>
            </w:r>
            <w:r w:rsidR="00F468AD">
              <w:rPr>
                <w:rFonts w:ascii="Times New Roman" w:hAnsi="Times New Roman"/>
              </w:rPr>
              <w:t>va</w:t>
            </w:r>
            <w:r w:rsidRPr="00E755E8">
              <w:rPr>
                <w:rFonts w:ascii="Times New Roman" w:hAnsi="Times New Roman"/>
              </w:rPr>
              <w:t xml:space="preserve">-se as planilhas de saldos e consumos que possuem muitos dados desnormalizados, repetições e </w:t>
            </w:r>
            <w:r w:rsidR="00F468AD">
              <w:rPr>
                <w:rFonts w:ascii="Times New Roman" w:hAnsi="Times New Roman"/>
              </w:rPr>
              <w:t>falta de i</w:t>
            </w:r>
            <w:r w:rsidRPr="00E755E8">
              <w:rPr>
                <w:rFonts w:ascii="Times New Roman" w:hAnsi="Times New Roman"/>
              </w:rPr>
              <w:t>nformações importantes como a soma de RCs pendentes e AFs pendentes ao saldo total considerado.</w:t>
            </w:r>
          </w:p>
        </w:tc>
        <w:tc>
          <w:tcPr>
            <w:tcW w:w="2106" w:type="dxa"/>
          </w:tcPr>
          <w:p w14:paraId="7908075E" w14:textId="7C9AEB72" w:rsidR="00D20295" w:rsidRPr="00E755E8" w:rsidRDefault="00D20295" w:rsidP="001F0BA5">
            <w:pPr>
              <w:spacing w:line="240" w:lineRule="auto"/>
              <w:ind w:firstLine="0"/>
            </w:pPr>
            <w:r w:rsidRPr="00E755E8">
              <w:t xml:space="preserve">Esta atividade poderia levar uma semana (Apenas itens faltantes já </w:t>
            </w:r>
            <w:r w:rsidR="00F468AD">
              <w:t>identificados</w:t>
            </w:r>
            <w:r w:rsidRPr="00E755E8">
              <w:t xml:space="preserve">) a um mês (Para análise de todos os itens). </w:t>
            </w:r>
          </w:p>
        </w:tc>
      </w:tr>
      <w:tr w:rsidR="000131D8" w:rsidRPr="00E755E8" w14:paraId="28F9732D" w14:textId="77777777" w:rsidTr="00D20295">
        <w:tc>
          <w:tcPr>
            <w:tcW w:w="2507" w:type="dxa"/>
          </w:tcPr>
          <w:p w14:paraId="1A8A5090" w14:textId="5773514A" w:rsidR="000131D8" w:rsidRPr="00E755E8" w:rsidRDefault="000131D8" w:rsidP="00D20295">
            <w:pPr>
              <w:spacing w:line="240" w:lineRule="auto"/>
              <w:ind w:firstLine="0"/>
              <w:jc w:val="left"/>
            </w:pPr>
            <w:r w:rsidRPr="00E755E8">
              <w:t>Compras Extras</w:t>
            </w:r>
          </w:p>
        </w:tc>
        <w:tc>
          <w:tcPr>
            <w:tcW w:w="1712" w:type="dxa"/>
          </w:tcPr>
          <w:p w14:paraId="47415DEF" w14:textId="732A2C61" w:rsidR="000131D8" w:rsidRPr="00E755E8" w:rsidRDefault="000131D8" w:rsidP="00D20295">
            <w:pPr>
              <w:spacing w:line="240" w:lineRule="auto"/>
              <w:ind w:firstLine="0"/>
              <w:jc w:val="left"/>
            </w:pPr>
            <w:r w:rsidRPr="00E755E8">
              <w:t>Não atende</w:t>
            </w:r>
          </w:p>
        </w:tc>
        <w:tc>
          <w:tcPr>
            <w:tcW w:w="2963" w:type="dxa"/>
          </w:tcPr>
          <w:p w14:paraId="31BD6773" w14:textId="63659AAE" w:rsidR="000131D8" w:rsidRPr="00E755E8" w:rsidRDefault="000131D8" w:rsidP="001F0BA5">
            <w:pPr>
              <w:spacing w:line="240" w:lineRule="auto"/>
              <w:ind w:firstLine="0"/>
            </w:pPr>
            <w:r w:rsidRPr="00E755E8">
              <w:t>Necessário controle manual dos funcionários.</w:t>
            </w:r>
          </w:p>
        </w:tc>
        <w:tc>
          <w:tcPr>
            <w:tcW w:w="2106" w:type="dxa"/>
          </w:tcPr>
          <w:p w14:paraId="4A368782" w14:textId="5EB9512B" w:rsidR="000131D8" w:rsidRPr="00E755E8" w:rsidRDefault="000131D8" w:rsidP="001F0BA5">
            <w:pPr>
              <w:spacing w:line="240" w:lineRule="auto"/>
              <w:ind w:firstLine="0"/>
            </w:pPr>
            <w:r w:rsidRPr="00E755E8">
              <w:t>Atenção constante dos funcionários. Demanda mais esforço diário nas atividades.</w:t>
            </w:r>
          </w:p>
        </w:tc>
      </w:tr>
      <w:tr w:rsidR="00317ACC" w:rsidRPr="00E755E8" w14:paraId="0493AA92" w14:textId="77777777" w:rsidTr="00D20295">
        <w:tc>
          <w:tcPr>
            <w:tcW w:w="2507" w:type="dxa"/>
          </w:tcPr>
          <w:p w14:paraId="194ECE58" w14:textId="79331219" w:rsidR="00317ACC" w:rsidRPr="00E755E8" w:rsidRDefault="00317ACC" w:rsidP="00D20295">
            <w:pPr>
              <w:spacing w:line="240" w:lineRule="auto"/>
              <w:ind w:firstLine="0"/>
              <w:jc w:val="left"/>
            </w:pPr>
            <w:r w:rsidRPr="00E755E8">
              <w:t>Média de Consumo</w:t>
            </w:r>
          </w:p>
        </w:tc>
        <w:tc>
          <w:tcPr>
            <w:tcW w:w="1712" w:type="dxa"/>
          </w:tcPr>
          <w:p w14:paraId="7F4EB971" w14:textId="21D1EEC3" w:rsidR="00317ACC" w:rsidRPr="00E755E8" w:rsidRDefault="00317ACC" w:rsidP="00D20295">
            <w:pPr>
              <w:spacing w:line="240" w:lineRule="auto"/>
              <w:ind w:firstLine="0"/>
              <w:jc w:val="left"/>
            </w:pPr>
            <w:r w:rsidRPr="00E755E8">
              <w:t>Parcial: Planilha de Consumo</w:t>
            </w:r>
          </w:p>
        </w:tc>
        <w:tc>
          <w:tcPr>
            <w:tcW w:w="2963" w:type="dxa"/>
          </w:tcPr>
          <w:p w14:paraId="0A2D1C17" w14:textId="1339E00B" w:rsidR="00317ACC" w:rsidRPr="00E755E8" w:rsidRDefault="00317ACC" w:rsidP="001F0BA5">
            <w:pPr>
              <w:spacing w:line="240" w:lineRule="auto"/>
              <w:ind w:firstLine="0"/>
            </w:pPr>
            <w:r w:rsidRPr="00E755E8">
              <w:t>Coluna que já vem calculada nas Planilhas de Saldos, porém não separa uso normal de uso esporádico que distorcem os valores, gerando compras e estimativas além do necessário.</w:t>
            </w:r>
          </w:p>
        </w:tc>
        <w:tc>
          <w:tcPr>
            <w:tcW w:w="2106" w:type="dxa"/>
          </w:tcPr>
          <w:p w14:paraId="7F9B5187" w14:textId="77777777" w:rsidR="00317ACC" w:rsidRPr="00E755E8" w:rsidRDefault="00317ACC" w:rsidP="001F0BA5">
            <w:pPr>
              <w:spacing w:line="240" w:lineRule="auto"/>
              <w:ind w:firstLine="0"/>
            </w:pPr>
          </w:p>
        </w:tc>
      </w:tr>
      <w:tr w:rsidR="00317ACC" w:rsidRPr="00E755E8" w14:paraId="2C939F61" w14:textId="77777777" w:rsidTr="00D20295">
        <w:tc>
          <w:tcPr>
            <w:tcW w:w="2507" w:type="dxa"/>
          </w:tcPr>
          <w:p w14:paraId="6573C5CA" w14:textId="62FB90F0" w:rsidR="00317ACC" w:rsidRPr="00E755E8" w:rsidRDefault="00317ACC" w:rsidP="00317ACC">
            <w:pPr>
              <w:spacing w:line="240" w:lineRule="auto"/>
              <w:ind w:firstLine="0"/>
              <w:jc w:val="left"/>
            </w:pPr>
            <w:r w:rsidRPr="00E755E8">
              <w:t>Ponto de Pedido</w:t>
            </w:r>
          </w:p>
        </w:tc>
        <w:tc>
          <w:tcPr>
            <w:tcW w:w="1712" w:type="dxa"/>
          </w:tcPr>
          <w:p w14:paraId="2577C14F" w14:textId="67F42BBD" w:rsidR="00317ACC" w:rsidRPr="00E755E8" w:rsidRDefault="00317ACC" w:rsidP="00317ACC">
            <w:pPr>
              <w:spacing w:line="240" w:lineRule="auto"/>
              <w:ind w:firstLine="0"/>
              <w:jc w:val="left"/>
            </w:pPr>
            <w:r w:rsidRPr="00E755E8">
              <w:t>Não atende</w:t>
            </w:r>
          </w:p>
        </w:tc>
        <w:tc>
          <w:tcPr>
            <w:tcW w:w="2963" w:type="dxa"/>
          </w:tcPr>
          <w:p w14:paraId="5506AE05" w14:textId="2EF709A6" w:rsidR="00DB09FA" w:rsidRPr="00E755E8" w:rsidRDefault="00317ACC" w:rsidP="00DB09FA">
            <w:pPr>
              <w:spacing w:line="240" w:lineRule="auto"/>
              <w:ind w:firstLine="0"/>
            </w:pPr>
            <w:r w:rsidRPr="00E755E8">
              <w:t xml:space="preserve">Coluna que já vem calculada nas </w:t>
            </w:r>
            <w:r w:rsidR="00F468AD">
              <w:t>p</w:t>
            </w:r>
            <w:r w:rsidRPr="00E755E8">
              <w:t>lanilhas de saldos, porém utiliza algoritmo</w:t>
            </w:r>
            <w:r w:rsidR="00F468AD">
              <w:t xml:space="preserve"> exclusivamente automático</w:t>
            </w:r>
            <w:r w:rsidRPr="00E755E8">
              <w:t xml:space="preserve"> atrelado diretamente à média de consumo que o torna in</w:t>
            </w:r>
            <w:r w:rsidR="007611C3">
              <w:t>consistente</w:t>
            </w:r>
            <w:r w:rsidRPr="00E755E8">
              <w:t xml:space="preserve">. </w:t>
            </w:r>
          </w:p>
          <w:p w14:paraId="2A734BD4" w14:textId="37D7393E" w:rsidR="00DB09FA" w:rsidRPr="00E755E8" w:rsidRDefault="00DB09FA" w:rsidP="00DB09FA">
            <w:pPr>
              <w:pStyle w:val="PargrafodaLista"/>
              <w:numPr>
                <w:ilvl w:val="0"/>
                <w:numId w:val="27"/>
              </w:numPr>
              <w:spacing w:line="240" w:lineRule="auto"/>
            </w:pPr>
            <w:r w:rsidRPr="00E755E8">
              <w:t xml:space="preserve">Muito variável, pois é recalculado em </w:t>
            </w:r>
            <w:r w:rsidRPr="00E755E8">
              <w:lastRenderedPageBreak/>
              <w:t xml:space="preserve">cada </w:t>
            </w:r>
            <w:r w:rsidR="008E4E3D" w:rsidRPr="00E755E8">
              <w:t>exportação</w:t>
            </w:r>
            <w:r w:rsidRPr="00E755E8">
              <w:t xml:space="preserve"> de dados</w:t>
            </w:r>
            <w:r w:rsidR="00F468AD">
              <w:t xml:space="preserve"> do Admc</w:t>
            </w:r>
            <w:r w:rsidRPr="00E755E8">
              <w:t>;</w:t>
            </w:r>
          </w:p>
          <w:p w14:paraId="0CA90CF8" w14:textId="4FA279A7" w:rsidR="00DB09FA" w:rsidRPr="00E755E8" w:rsidRDefault="00DB09FA" w:rsidP="00DB09FA">
            <w:pPr>
              <w:pStyle w:val="PargrafodaLista"/>
              <w:numPr>
                <w:ilvl w:val="0"/>
                <w:numId w:val="27"/>
              </w:numPr>
              <w:spacing w:line="240" w:lineRule="auto"/>
            </w:pPr>
            <w:r w:rsidRPr="00E755E8">
              <w:t xml:space="preserve">Permite que fique zerado se ficar muito tempo sem </w:t>
            </w:r>
            <w:r w:rsidR="00F66D74">
              <w:t xml:space="preserve">disponibilidade de </w:t>
            </w:r>
            <w:r w:rsidRPr="00E755E8">
              <w:t xml:space="preserve">ARP </w:t>
            </w:r>
            <w:r w:rsidR="00F66D74">
              <w:t>ou quando o fornecedor não realiza as entregas</w:t>
            </w:r>
            <w:r w:rsidRPr="00E755E8">
              <w:t>;</w:t>
            </w:r>
          </w:p>
          <w:p w14:paraId="71A5FCDA" w14:textId="294F3F61" w:rsidR="00DB09FA" w:rsidRPr="00E755E8" w:rsidRDefault="00DB09FA" w:rsidP="00DB09FA">
            <w:pPr>
              <w:pStyle w:val="PargrafodaLista"/>
              <w:numPr>
                <w:ilvl w:val="0"/>
                <w:numId w:val="27"/>
              </w:numPr>
              <w:spacing w:line="240" w:lineRule="auto"/>
            </w:pPr>
            <w:r w:rsidRPr="00E755E8">
              <w:t>Não permite ajustes manuais;</w:t>
            </w:r>
          </w:p>
          <w:p w14:paraId="63DBAE16" w14:textId="3143FC7A" w:rsidR="00EC3AE0" w:rsidRPr="00E755E8" w:rsidRDefault="00EC3AE0" w:rsidP="00B277A4">
            <w:pPr>
              <w:pStyle w:val="PargrafodaLista"/>
              <w:numPr>
                <w:ilvl w:val="0"/>
                <w:numId w:val="27"/>
              </w:numPr>
              <w:spacing w:line="240" w:lineRule="auto"/>
            </w:pPr>
            <w:r w:rsidRPr="00E755E8">
              <w:t>Não é calculado para itens novos;</w:t>
            </w:r>
          </w:p>
          <w:p w14:paraId="7E3FC5E4" w14:textId="33CE7C01" w:rsidR="00317ACC" w:rsidRPr="00E755E8" w:rsidRDefault="00DB09FA" w:rsidP="00DB09FA">
            <w:pPr>
              <w:pStyle w:val="PargrafodaLista"/>
              <w:numPr>
                <w:ilvl w:val="0"/>
                <w:numId w:val="27"/>
              </w:numPr>
              <w:spacing w:line="240" w:lineRule="auto"/>
            </w:pPr>
            <w:r w:rsidRPr="00E755E8">
              <w:t xml:space="preserve">O cálculo baseado em </w:t>
            </w:r>
            <w:r w:rsidR="00751D11">
              <w:t>M</w:t>
            </w:r>
            <w:r w:rsidRPr="00E755E8">
              <w:t xml:space="preserve">édia </w:t>
            </w:r>
            <w:r w:rsidR="00751D11">
              <w:t>x</w:t>
            </w:r>
            <w:r w:rsidRPr="00E755E8">
              <w:t xml:space="preserve"> </w:t>
            </w:r>
            <w:r w:rsidR="00751D11">
              <w:t>M</w:t>
            </w:r>
            <w:r w:rsidRPr="00E755E8">
              <w:t>eses é fix</w:t>
            </w:r>
            <w:r w:rsidR="00751D11">
              <w:t>ado</w:t>
            </w:r>
            <w:r w:rsidRPr="00E755E8">
              <w:t xml:space="preserve"> </w:t>
            </w:r>
            <w:r w:rsidR="00751D11">
              <w:t xml:space="preserve">em </w:t>
            </w:r>
            <w:r w:rsidRPr="00E755E8">
              <w:t xml:space="preserve">4 meses para todos os itens, independente de </w:t>
            </w:r>
            <w:r w:rsidR="00751D11">
              <w:t>serem ou não perecíveis</w:t>
            </w:r>
            <w:r w:rsidRPr="00E755E8">
              <w:t>;</w:t>
            </w:r>
            <w:r w:rsidRPr="00E755E8">
              <w:br/>
            </w:r>
          </w:p>
        </w:tc>
        <w:tc>
          <w:tcPr>
            <w:tcW w:w="2106" w:type="dxa"/>
          </w:tcPr>
          <w:p w14:paraId="6F97C5FE" w14:textId="62F29B48" w:rsidR="00317ACC" w:rsidRPr="00E755E8" w:rsidRDefault="00181E33" w:rsidP="00317ACC">
            <w:pPr>
              <w:spacing w:line="240" w:lineRule="auto"/>
              <w:ind w:firstLine="0"/>
            </w:pPr>
            <w:r>
              <w:lastRenderedPageBreak/>
              <w:t>Gera retrabalhos ou trabalhos emergenciais que prejudicam as outra</w:t>
            </w:r>
            <w:r w:rsidR="0044759C">
              <w:t>s</w:t>
            </w:r>
            <w:r>
              <w:t xml:space="preserve"> atividades.</w:t>
            </w:r>
          </w:p>
        </w:tc>
      </w:tr>
      <w:tr w:rsidR="008C37C1" w:rsidRPr="00E755E8" w14:paraId="15BEC2DA" w14:textId="77777777" w:rsidTr="00D20295">
        <w:tc>
          <w:tcPr>
            <w:tcW w:w="2507" w:type="dxa"/>
          </w:tcPr>
          <w:p w14:paraId="1D56C4CE" w14:textId="329095D6" w:rsidR="008C37C1" w:rsidRPr="00E755E8" w:rsidRDefault="008C37C1" w:rsidP="00317ACC">
            <w:pPr>
              <w:spacing w:line="240" w:lineRule="auto"/>
              <w:ind w:firstLine="0"/>
              <w:jc w:val="left"/>
            </w:pPr>
            <w:r w:rsidRPr="00E755E8">
              <w:t xml:space="preserve">Planilha de Assinaturas </w:t>
            </w:r>
            <w:r w:rsidRPr="00E755E8">
              <w:br/>
              <w:t>(Pedido de Compra em lista)</w:t>
            </w:r>
          </w:p>
        </w:tc>
        <w:tc>
          <w:tcPr>
            <w:tcW w:w="1712" w:type="dxa"/>
          </w:tcPr>
          <w:p w14:paraId="24C8C33E" w14:textId="343E1C60" w:rsidR="008C37C1" w:rsidRPr="00E755E8" w:rsidRDefault="008C37C1" w:rsidP="00317ACC">
            <w:pPr>
              <w:spacing w:line="240" w:lineRule="auto"/>
              <w:ind w:firstLine="0"/>
              <w:jc w:val="left"/>
            </w:pPr>
            <w:r w:rsidRPr="00E755E8">
              <w:t>Não atende</w:t>
            </w:r>
          </w:p>
        </w:tc>
        <w:tc>
          <w:tcPr>
            <w:tcW w:w="2963" w:type="dxa"/>
          </w:tcPr>
          <w:p w14:paraId="44F6E209" w14:textId="0580133C" w:rsidR="008C37C1" w:rsidRPr="00E755E8" w:rsidRDefault="0044759C" w:rsidP="00DB09FA">
            <w:pPr>
              <w:spacing w:line="240" w:lineRule="auto"/>
              <w:ind w:firstLine="0"/>
            </w:pPr>
            <w:r>
              <w:t>Era</w:t>
            </w:r>
            <w:r w:rsidR="008C37C1" w:rsidRPr="00E755E8">
              <w:t xml:space="preserve"> utilizad</w:t>
            </w:r>
            <w:r>
              <w:t>o</w:t>
            </w:r>
            <w:r w:rsidR="008C37C1" w:rsidRPr="00E755E8">
              <w:t xml:space="preserve"> um formulário padrão em que </w:t>
            </w:r>
            <w:r>
              <w:t>precisava</w:t>
            </w:r>
            <w:r w:rsidR="008C37C1" w:rsidRPr="00E755E8">
              <w:t xml:space="preserve"> copiar</w:t>
            </w:r>
            <w:r>
              <w:t xml:space="preserve"> e </w:t>
            </w:r>
            <w:r w:rsidR="008C37C1" w:rsidRPr="00E755E8">
              <w:t>colar dados após a apuração.</w:t>
            </w:r>
          </w:p>
        </w:tc>
        <w:tc>
          <w:tcPr>
            <w:tcW w:w="2106" w:type="dxa"/>
          </w:tcPr>
          <w:p w14:paraId="4E4A5C2B" w14:textId="33671616" w:rsidR="008C37C1" w:rsidRPr="00E755E8" w:rsidRDefault="008C37C1" w:rsidP="00317ACC">
            <w:pPr>
              <w:spacing w:line="240" w:lineRule="auto"/>
              <w:ind w:firstLine="0"/>
            </w:pPr>
            <w:r w:rsidRPr="00E755E8">
              <w:t>De uma a duas horas.</w:t>
            </w:r>
          </w:p>
        </w:tc>
      </w:tr>
      <w:tr w:rsidR="00317ACC" w:rsidRPr="00E755E8" w14:paraId="777F5E02" w14:textId="440F9942" w:rsidTr="00D20295">
        <w:tc>
          <w:tcPr>
            <w:tcW w:w="2507" w:type="dxa"/>
          </w:tcPr>
          <w:p w14:paraId="6EFA1B4B" w14:textId="5C064773"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Estimativa de compra para ARPs</w:t>
            </w:r>
          </w:p>
        </w:tc>
        <w:tc>
          <w:tcPr>
            <w:tcW w:w="1712" w:type="dxa"/>
          </w:tcPr>
          <w:p w14:paraId="7D3CD006" w14:textId="11344C8C"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F6008A" w14:textId="7A255EC2" w:rsidR="00317ACC" w:rsidRPr="00E755E8" w:rsidRDefault="00317ACC" w:rsidP="00317ACC">
            <w:pPr>
              <w:spacing w:line="240" w:lineRule="auto"/>
              <w:ind w:firstLine="0"/>
              <w:rPr>
                <w:rFonts w:ascii="Times New Roman" w:hAnsi="Times New Roman"/>
              </w:rPr>
            </w:pPr>
            <w:r w:rsidRPr="00E755E8">
              <w:rPr>
                <w:rFonts w:ascii="Times New Roman" w:hAnsi="Times New Roman"/>
              </w:rPr>
              <w:t>Utiliza</w:t>
            </w:r>
            <w:r w:rsidR="008E4E3D">
              <w:rPr>
                <w:rFonts w:ascii="Times New Roman" w:hAnsi="Times New Roman"/>
              </w:rPr>
              <w:t>va</w:t>
            </w:r>
            <w:r w:rsidRPr="00E755E8">
              <w:rPr>
                <w:rFonts w:ascii="Times New Roman" w:hAnsi="Times New Roman"/>
              </w:rPr>
              <w:t xml:space="preserve">-se documentos </w:t>
            </w:r>
            <w:r w:rsidR="001F4ED9">
              <w:rPr>
                <w:rFonts w:ascii="Times New Roman" w:hAnsi="Times New Roman"/>
              </w:rPr>
              <w:t xml:space="preserve">de estimativas </w:t>
            </w:r>
            <w:r w:rsidRPr="00E755E8">
              <w:rPr>
                <w:rFonts w:ascii="Times New Roman" w:hAnsi="Times New Roman"/>
              </w:rPr>
              <w:t xml:space="preserve">anteriores e planilhas de saldos e consumos do Admc, </w:t>
            </w:r>
            <w:r w:rsidRPr="00E755E8">
              <w:t>mas</w:t>
            </w:r>
            <w:r w:rsidR="001F4ED9">
              <w:t xml:space="preserve"> as </w:t>
            </w:r>
            <w:r w:rsidRPr="00E755E8">
              <w:t>médias</w:t>
            </w:r>
            <w:r w:rsidR="001F4ED9">
              <w:t xml:space="preserve"> inconsistentes  induziam a análises equivocadas</w:t>
            </w:r>
            <w:r w:rsidRPr="00E755E8">
              <w:t>.</w:t>
            </w:r>
          </w:p>
        </w:tc>
        <w:tc>
          <w:tcPr>
            <w:tcW w:w="2106" w:type="dxa"/>
          </w:tcPr>
          <w:p w14:paraId="25775969" w14:textId="404C7592" w:rsidR="00317ACC" w:rsidRPr="00E755E8" w:rsidRDefault="00A52AC1" w:rsidP="00317ACC">
            <w:pPr>
              <w:spacing w:line="240" w:lineRule="auto"/>
              <w:ind w:firstLine="0"/>
            </w:pPr>
            <w:r>
              <w:t xml:space="preserve">De um a dois </w:t>
            </w:r>
            <w:r w:rsidR="00317ACC" w:rsidRPr="00E755E8">
              <w:t>dia</w:t>
            </w:r>
            <w:r>
              <w:t>s</w:t>
            </w:r>
            <w:r w:rsidR="00317ACC" w:rsidRPr="00E755E8">
              <w:t xml:space="preserve"> de trabalho para cada ARP. </w:t>
            </w:r>
          </w:p>
        </w:tc>
      </w:tr>
      <w:tr w:rsidR="00317ACC" w:rsidRPr="00E755E8" w14:paraId="5536B9BB" w14:textId="6EADE237" w:rsidTr="00D20295">
        <w:tc>
          <w:tcPr>
            <w:tcW w:w="2507" w:type="dxa"/>
          </w:tcPr>
          <w:p w14:paraId="6C46758D" w14:textId="659C214E"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pela SEC em ARP</w:t>
            </w:r>
          </w:p>
        </w:tc>
        <w:tc>
          <w:tcPr>
            <w:tcW w:w="1712" w:type="dxa"/>
          </w:tcPr>
          <w:p w14:paraId="667F233F" w14:textId="4B85B3FA"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661881C1" w14:textId="5235ED94"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A estimativa realizada pela SEC representa o seu limite de compras permitido durante a validade da ARP. </w:t>
            </w:r>
            <w:r w:rsidR="009C6DA2">
              <w:rPr>
                <w:rFonts w:ascii="Times New Roman" w:hAnsi="Times New Roman"/>
              </w:rPr>
              <w:t>O pessoal do setor não conseguia operacionalizar este controle, embora muito solicitado pela chefia</w:t>
            </w:r>
            <w:r w:rsidRPr="00E755E8">
              <w:rPr>
                <w:rFonts w:ascii="Times New Roman" w:hAnsi="Times New Roman"/>
              </w:rPr>
              <w:t>.</w:t>
            </w:r>
          </w:p>
        </w:tc>
        <w:tc>
          <w:tcPr>
            <w:tcW w:w="2106" w:type="dxa"/>
          </w:tcPr>
          <w:p w14:paraId="1FCC465A" w14:textId="3FD1F16F" w:rsidR="00317ACC" w:rsidRPr="00E755E8" w:rsidRDefault="00317ACC" w:rsidP="00317ACC">
            <w:pPr>
              <w:spacing w:line="240" w:lineRule="auto"/>
              <w:ind w:firstLine="0"/>
            </w:pPr>
            <w:r w:rsidRPr="00E755E8">
              <w:t xml:space="preserve">Poderia levar uma semana, porque </w:t>
            </w:r>
            <w:r w:rsidR="00F717A4">
              <w:t>era</w:t>
            </w:r>
            <w:r w:rsidRPr="00E755E8">
              <w:t xml:space="preserve"> necess</w:t>
            </w:r>
            <w:r w:rsidR="00F717A4">
              <w:t>ário</w:t>
            </w:r>
            <w:r w:rsidRPr="00E755E8">
              <w:t xml:space="preserve"> de obter </w:t>
            </w:r>
            <w:r w:rsidR="00F717A4">
              <w:t>informações</w:t>
            </w:r>
            <w:r w:rsidRPr="00E755E8">
              <w:t xml:space="preserve"> do DRM.</w:t>
            </w:r>
          </w:p>
        </w:tc>
      </w:tr>
      <w:tr w:rsidR="00317ACC" w:rsidRPr="00E755E8" w14:paraId="59484801" w14:textId="7AB3B399" w:rsidTr="00D20295">
        <w:tc>
          <w:tcPr>
            <w:tcW w:w="2507" w:type="dxa"/>
          </w:tcPr>
          <w:p w14:paraId="2F801500" w14:textId="014E98C6"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Controle de saldo </w:t>
            </w:r>
            <w:r w:rsidR="00ED3D12">
              <w:rPr>
                <w:rFonts w:ascii="Times New Roman" w:hAnsi="Times New Roman"/>
              </w:rPr>
              <w:t xml:space="preserve">da SEC </w:t>
            </w:r>
            <w:r w:rsidRPr="00E755E8">
              <w:rPr>
                <w:rFonts w:ascii="Times New Roman" w:hAnsi="Times New Roman"/>
              </w:rPr>
              <w:t>utilizado por outras secretarias em ARP.</w:t>
            </w:r>
          </w:p>
        </w:tc>
        <w:tc>
          <w:tcPr>
            <w:tcW w:w="1712" w:type="dxa"/>
          </w:tcPr>
          <w:p w14:paraId="35852721" w14:textId="2A2B15E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5FB26136" w14:textId="5F0EADB0" w:rsidR="00317ACC" w:rsidRPr="00E755E8" w:rsidRDefault="00317ACC" w:rsidP="00317ACC">
            <w:pPr>
              <w:spacing w:line="240" w:lineRule="auto"/>
              <w:ind w:firstLine="0"/>
              <w:rPr>
                <w:rFonts w:ascii="Times New Roman" w:hAnsi="Times New Roman"/>
              </w:rPr>
            </w:pPr>
            <w:r w:rsidRPr="00E755E8">
              <w:rPr>
                <w:rFonts w:ascii="Times New Roman" w:hAnsi="Times New Roman"/>
              </w:rPr>
              <w:t>O uso de saldo pertencente à SEC por outra secretaria ocorr</w:t>
            </w:r>
            <w:r w:rsidR="00ED3D12">
              <w:rPr>
                <w:rFonts w:ascii="Times New Roman" w:hAnsi="Times New Roman"/>
              </w:rPr>
              <w:t>ia</w:t>
            </w:r>
            <w:r w:rsidRPr="00E755E8">
              <w:rPr>
                <w:rFonts w:ascii="Times New Roman" w:hAnsi="Times New Roman"/>
              </w:rPr>
              <w:t xml:space="preserve"> com frequência. Sem controle estas ocorrências só são percebidas quando as compras precisam ser </w:t>
            </w:r>
            <w:r w:rsidRPr="00E755E8">
              <w:rPr>
                <w:rFonts w:ascii="Times New Roman" w:hAnsi="Times New Roman"/>
              </w:rPr>
              <w:lastRenderedPageBreak/>
              <w:t xml:space="preserve">interrompidas antes do final do contrato </w:t>
            </w:r>
            <w:r w:rsidR="00ED3D12">
              <w:rPr>
                <w:rFonts w:ascii="Times New Roman" w:hAnsi="Times New Roman"/>
              </w:rPr>
              <w:t xml:space="preserve">da ARP </w:t>
            </w:r>
            <w:r w:rsidRPr="00E755E8">
              <w:rPr>
                <w:rFonts w:ascii="Times New Roman" w:hAnsi="Times New Roman"/>
              </w:rPr>
              <w:t>por falta de saldo.</w:t>
            </w:r>
          </w:p>
        </w:tc>
        <w:tc>
          <w:tcPr>
            <w:tcW w:w="2106" w:type="dxa"/>
          </w:tcPr>
          <w:p w14:paraId="5AFDEAAB" w14:textId="7A11EFD6" w:rsidR="00317ACC" w:rsidRPr="00E755E8" w:rsidRDefault="005A5255" w:rsidP="00317ACC">
            <w:pPr>
              <w:spacing w:line="240" w:lineRule="auto"/>
              <w:ind w:firstLine="0"/>
            </w:pPr>
            <w:r w:rsidRPr="00E755E8">
              <w:lastRenderedPageBreak/>
              <w:t xml:space="preserve">Poderia levar uma semana, porque </w:t>
            </w:r>
            <w:r>
              <w:t>era</w:t>
            </w:r>
            <w:r w:rsidRPr="00E755E8">
              <w:t xml:space="preserve"> necess</w:t>
            </w:r>
            <w:r>
              <w:t>ário</w:t>
            </w:r>
            <w:r w:rsidRPr="00E755E8">
              <w:t xml:space="preserve"> de obter </w:t>
            </w:r>
            <w:r>
              <w:t>informações</w:t>
            </w:r>
            <w:r w:rsidRPr="00E755E8">
              <w:t xml:space="preserve"> do DRM</w:t>
            </w:r>
            <w:r w:rsidR="00317ACC" w:rsidRPr="00E755E8">
              <w:t>.</w:t>
            </w:r>
          </w:p>
        </w:tc>
      </w:tr>
      <w:tr w:rsidR="00317ACC" w:rsidRPr="00E755E8" w14:paraId="23F76108" w14:textId="5A208626" w:rsidTr="00D20295">
        <w:tc>
          <w:tcPr>
            <w:tcW w:w="2507" w:type="dxa"/>
          </w:tcPr>
          <w:p w14:paraId="44FF4413" w14:textId="76EFEAB8"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1712" w:type="dxa"/>
          </w:tcPr>
          <w:p w14:paraId="0191CF64" w14:textId="6C26655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0FE37475" w14:textId="2E5CA262" w:rsidR="00317ACC" w:rsidRPr="00E755E8" w:rsidRDefault="00317ACC" w:rsidP="00317ACC">
            <w:pPr>
              <w:spacing w:line="240" w:lineRule="auto"/>
              <w:ind w:firstLine="0"/>
              <w:rPr>
                <w:rFonts w:ascii="Times New Roman" w:hAnsi="Times New Roman"/>
              </w:rPr>
            </w:pPr>
            <w:r w:rsidRPr="00E755E8">
              <w:rPr>
                <w:rFonts w:ascii="Times New Roman" w:hAnsi="Times New Roman"/>
              </w:rPr>
              <w:t>Quando solicitado e autorizado o saldo pode ser utilizado por outras secretarias da PMSJC</w:t>
            </w:r>
            <w:r w:rsidR="00DA6079">
              <w:rPr>
                <w:rFonts w:ascii="Times New Roman" w:hAnsi="Times New Roman"/>
              </w:rPr>
              <w:t>, porém</w:t>
            </w:r>
            <w:r w:rsidRPr="00E755E8">
              <w:rPr>
                <w:rFonts w:ascii="Times New Roman" w:hAnsi="Times New Roman"/>
              </w:rPr>
              <w:t xml:space="preserve"> esta </w:t>
            </w:r>
            <w:r w:rsidR="00DA6079">
              <w:rPr>
                <w:rFonts w:ascii="Times New Roman" w:hAnsi="Times New Roman"/>
              </w:rPr>
              <w:t xml:space="preserve">quantidade </w:t>
            </w:r>
            <w:r w:rsidRPr="00E755E8">
              <w:rPr>
                <w:rFonts w:ascii="Times New Roman" w:hAnsi="Times New Roman"/>
              </w:rPr>
              <w:t>conce</w:t>
            </w:r>
            <w:r w:rsidR="00DA6079">
              <w:rPr>
                <w:rFonts w:ascii="Times New Roman" w:hAnsi="Times New Roman"/>
              </w:rPr>
              <w:t>dida</w:t>
            </w:r>
            <w:r w:rsidRPr="00E755E8">
              <w:rPr>
                <w:rFonts w:ascii="Times New Roman" w:hAnsi="Times New Roman"/>
              </w:rPr>
              <w:t xml:space="preserve"> deve</w:t>
            </w:r>
            <w:r w:rsidR="00DA6079">
              <w:rPr>
                <w:rFonts w:ascii="Times New Roman" w:hAnsi="Times New Roman"/>
              </w:rPr>
              <w:t>ria</w:t>
            </w:r>
            <w:r w:rsidRPr="00E755E8">
              <w:rPr>
                <w:rFonts w:ascii="Times New Roman" w:hAnsi="Times New Roman"/>
              </w:rPr>
              <w:t xml:space="preserve"> ser desconsiderada do saldo permitido para a SEC.</w:t>
            </w:r>
          </w:p>
        </w:tc>
        <w:tc>
          <w:tcPr>
            <w:tcW w:w="2106" w:type="dxa"/>
          </w:tcPr>
          <w:p w14:paraId="2CC74C74" w14:textId="0B534CEC" w:rsidR="00317ACC" w:rsidRPr="00E755E8" w:rsidRDefault="00317ACC" w:rsidP="00317ACC">
            <w:pPr>
              <w:spacing w:line="240" w:lineRule="auto"/>
              <w:ind w:firstLine="0"/>
            </w:pPr>
            <w:r w:rsidRPr="00E755E8">
              <w:t>Não era realizado.</w:t>
            </w:r>
          </w:p>
        </w:tc>
      </w:tr>
      <w:tr w:rsidR="00317ACC" w:rsidRPr="00E755E8" w14:paraId="5B0B9657" w14:textId="74CCC026" w:rsidTr="00D20295">
        <w:tc>
          <w:tcPr>
            <w:tcW w:w="2507" w:type="dxa"/>
          </w:tcPr>
          <w:p w14:paraId="6452300B" w14:textId="1886F04C" w:rsidR="00317ACC" w:rsidRPr="00E755E8" w:rsidRDefault="00317ACC" w:rsidP="00317ACC">
            <w:pPr>
              <w:spacing w:line="240" w:lineRule="auto"/>
              <w:ind w:firstLine="0"/>
              <w:rPr>
                <w:rFonts w:ascii="Times New Roman" w:hAnsi="Times New Roman"/>
              </w:rPr>
            </w:pPr>
            <w:r w:rsidRPr="00E755E8">
              <w:rPr>
                <w:rFonts w:ascii="Times New Roman" w:hAnsi="Times New Roman"/>
              </w:rPr>
              <w:t>Liberação e notificação de ARP para compra.</w:t>
            </w:r>
          </w:p>
        </w:tc>
        <w:tc>
          <w:tcPr>
            <w:tcW w:w="1712" w:type="dxa"/>
          </w:tcPr>
          <w:p w14:paraId="601E860E" w14:textId="69228DC1" w:rsidR="00317ACC" w:rsidRPr="00E755E8" w:rsidRDefault="00317ACC" w:rsidP="00317ACC">
            <w:pPr>
              <w:spacing w:line="240" w:lineRule="auto"/>
              <w:ind w:firstLine="0"/>
              <w:rPr>
                <w:rFonts w:ascii="Times New Roman" w:hAnsi="Times New Roman"/>
              </w:rPr>
            </w:pPr>
            <w:r w:rsidRPr="00E755E8">
              <w:rPr>
                <w:rFonts w:ascii="Times New Roman" w:hAnsi="Times New Roman"/>
              </w:rPr>
              <w:t>Parcial: Planilha de saldos</w:t>
            </w:r>
          </w:p>
        </w:tc>
        <w:tc>
          <w:tcPr>
            <w:tcW w:w="2963" w:type="dxa"/>
          </w:tcPr>
          <w:p w14:paraId="400A026B" w14:textId="7E49A293" w:rsidR="00317ACC" w:rsidRPr="00E755E8" w:rsidRDefault="00317ACC" w:rsidP="00317ACC">
            <w:pPr>
              <w:spacing w:line="240" w:lineRule="auto"/>
              <w:ind w:firstLine="0"/>
              <w:rPr>
                <w:rFonts w:ascii="Times New Roman" w:hAnsi="Times New Roman"/>
              </w:rPr>
            </w:pPr>
            <w:r w:rsidRPr="00E755E8">
              <w:rPr>
                <w:rFonts w:ascii="Times New Roman" w:hAnsi="Times New Roman"/>
              </w:rPr>
              <w:t>A planilha de saldos</w:t>
            </w:r>
            <w:r w:rsidR="00F13D86">
              <w:rPr>
                <w:rFonts w:ascii="Times New Roman" w:hAnsi="Times New Roman"/>
              </w:rPr>
              <w:t xml:space="preserve"> </w:t>
            </w:r>
            <w:r w:rsidRPr="00E755E8">
              <w:rPr>
                <w:rFonts w:ascii="Times New Roman" w:hAnsi="Times New Roman"/>
              </w:rPr>
              <w:t xml:space="preserve">exibe automaticamente as novas ARPs que foram liberadas permitindo compra </w:t>
            </w:r>
            <w:r w:rsidR="007E213F" w:rsidRPr="00E755E8">
              <w:rPr>
                <w:rFonts w:ascii="Times New Roman" w:hAnsi="Times New Roman"/>
              </w:rPr>
              <w:t>imediata</w:t>
            </w:r>
            <w:r w:rsidRPr="00E755E8">
              <w:rPr>
                <w:rFonts w:ascii="Times New Roman" w:hAnsi="Times New Roman"/>
              </w:rPr>
              <w:t xml:space="preserve">, porém a percepção desta ocorrência </w:t>
            </w:r>
            <w:r w:rsidR="00A75322">
              <w:rPr>
                <w:rFonts w:ascii="Times New Roman" w:hAnsi="Times New Roman"/>
              </w:rPr>
              <w:t>não era rápida por parte dos analistas</w:t>
            </w:r>
            <w:r w:rsidRPr="00E755E8">
              <w:rPr>
                <w:rFonts w:ascii="Times New Roman" w:hAnsi="Times New Roman"/>
              </w:rPr>
              <w:t>.</w:t>
            </w:r>
          </w:p>
        </w:tc>
        <w:tc>
          <w:tcPr>
            <w:tcW w:w="2106" w:type="dxa"/>
          </w:tcPr>
          <w:p w14:paraId="6DF472FB" w14:textId="5B36A60C" w:rsidR="00317ACC" w:rsidRPr="00E755E8" w:rsidRDefault="00317ACC" w:rsidP="00317ACC">
            <w:pPr>
              <w:spacing w:line="240" w:lineRule="auto"/>
              <w:ind w:firstLine="0"/>
            </w:pPr>
            <w:r w:rsidRPr="00E755E8">
              <w:t>Somente quando havia necessidade de monitoramento de algum item específico.</w:t>
            </w:r>
            <w:r w:rsidR="006378FA">
              <w:t xml:space="preserve"> Não havia destaque para os </w:t>
            </w:r>
            <w:r w:rsidR="00AC31D7">
              <w:t>analistas</w:t>
            </w:r>
            <w:r w:rsidR="006378FA">
              <w:t xml:space="preserve"> sobre esta ocorrência.</w:t>
            </w:r>
          </w:p>
        </w:tc>
      </w:tr>
      <w:tr w:rsidR="00317ACC" w:rsidRPr="00E755E8" w14:paraId="4980D9EB" w14:textId="55EBE6B7" w:rsidTr="00D20295">
        <w:tc>
          <w:tcPr>
            <w:tcW w:w="2507" w:type="dxa"/>
          </w:tcPr>
          <w:p w14:paraId="66936EC8" w14:textId="0727ACC1" w:rsidR="00317ACC" w:rsidRPr="00E755E8" w:rsidRDefault="00317ACC" w:rsidP="00317ACC">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1712" w:type="dxa"/>
          </w:tcPr>
          <w:p w14:paraId="2366AAA6" w14:textId="48B56BFA"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Parcial: Planilhas de saldos e consumos </w:t>
            </w:r>
          </w:p>
        </w:tc>
        <w:tc>
          <w:tcPr>
            <w:tcW w:w="2963" w:type="dxa"/>
          </w:tcPr>
          <w:p w14:paraId="410DCD11" w14:textId="2319D0FE" w:rsidR="00317ACC" w:rsidRPr="00E755E8" w:rsidRDefault="00317ACC" w:rsidP="00317ACC">
            <w:pPr>
              <w:spacing w:line="240" w:lineRule="auto"/>
              <w:ind w:firstLine="0"/>
              <w:rPr>
                <w:rFonts w:ascii="Times New Roman" w:hAnsi="Times New Roman"/>
              </w:rPr>
            </w:pPr>
            <w:r w:rsidRPr="00E755E8">
              <w:rPr>
                <w:rFonts w:ascii="Times New Roman" w:hAnsi="Times New Roman"/>
              </w:rPr>
              <w:t>As planilhas</w:t>
            </w:r>
            <w:r w:rsidR="00AC31D7">
              <w:rPr>
                <w:rFonts w:ascii="Times New Roman" w:hAnsi="Times New Roman"/>
              </w:rPr>
              <w:t xml:space="preserve"> de dados</w:t>
            </w:r>
            <w:r w:rsidRPr="00E755E8">
              <w:rPr>
                <w:rFonts w:ascii="Times New Roman" w:hAnsi="Times New Roman"/>
              </w:rPr>
              <w:t xml:space="preserve"> não separam o consumo normal daqueles ocasionados por novas obras que não fazem parte da média.</w:t>
            </w:r>
          </w:p>
        </w:tc>
        <w:tc>
          <w:tcPr>
            <w:tcW w:w="2106" w:type="dxa"/>
          </w:tcPr>
          <w:p w14:paraId="55FEEB19" w14:textId="3EF3D57C" w:rsidR="00317ACC" w:rsidRPr="00E755E8" w:rsidRDefault="00317ACC" w:rsidP="00317ACC">
            <w:pPr>
              <w:spacing w:line="240" w:lineRule="auto"/>
              <w:ind w:firstLine="0"/>
            </w:pPr>
            <w:r w:rsidRPr="00E755E8">
              <w:t>Um mês</w:t>
            </w:r>
            <w:r w:rsidR="0070587B" w:rsidRPr="00E755E8">
              <w:t>, ou necessidade de horas extras por toda a equipe por duas semanas.</w:t>
            </w:r>
          </w:p>
        </w:tc>
      </w:tr>
      <w:tr w:rsidR="00317ACC" w:rsidRPr="00E755E8" w14:paraId="3E051B2B" w14:textId="5C3CAED7" w:rsidTr="00D20295">
        <w:tc>
          <w:tcPr>
            <w:tcW w:w="2507" w:type="dxa"/>
          </w:tcPr>
          <w:p w14:paraId="2E29CA89" w14:textId="79C53117" w:rsidR="00317ACC" w:rsidRPr="00E755E8" w:rsidRDefault="00317ACC" w:rsidP="00317ACC">
            <w:pPr>
              <w:spacing w:line="240" w:lineRule="auto"/>
              <w:ind w:firstLine="0"/>
            </w:pPr>
            <w:r w:rsidRPr="00E755E8">
              <w:t>Controle de Pedidos em trânsito</w:t>
            </w:r>
          </w:p>
        </w:tc>
        <w:tc>
          <w:tcPr>
            <w:tcW w:w="1712" w:type="dxa"/>
          </w:tcPr>
          <w:p w14:paraId="144BC051" w14:textId="010F145C" w:rsidR="00317ACC" w:rsidRPr="00E755E8" w:rsidRDefault="00317ACC" w:rsidP="00317ACC">
            <w:pPr>
              <w:spacing w:line="240" w:lineRule="auto"/>
              <w:ind w:firstLine="0"/>
            </w:pPr>
            <w:r w:rsidRPr="00E755E8">
              <w:t>Não atende</w:t>
            </w:r>
          </w:p>
        </w:tc>
        <w:tc>
          <w:tcPr>
            <w:tcW w:w="2963" w:type="dxa"/>
          </w:tcPr>
          <w:p w14:paraId="391D8F09" w14:textId="094A3919" w:rsidR="00317ACC" w:rsidRPr="00E755E8" w:rsidRDefault="00317ACC" w:rsidP="00317ACC">
            <w:pPr>
              <w:spacing w:line="240" w:lineRule="auto"/>
              <w:ind w:firstLine="0"/>
            </w:pPr>
            <w:r w:rsidRPr="00E755E8">
              <w:t>Antes de gerar uma RC é necessário que um pedido seja assinado pelos responsáveis da SEC. Este pedido precisa entrar nos cálculos de necessidades de estoque para não gerar compras além do que é adequado no momento.</w:t>
            </w:r>
          </w:p>
        </w:tc>
        <w:tc>
          <w:tcPr>
            <w:tcW w:w="2106" w:type="dxa"/>
          </w:tcPr>
          <w:p w14:paraId="1F0C63D2" w14:textId="77777777" w:rsidR="00317ACC" w:rsidRPr="00E755E8" w:rsidRDefault="00317ACC" w:rsidP="00317ACC">
            <w:pPr>
              <w:spacing w:line="240" w:lineRule="auto"/>
              <w:ind w:firstLine="0"/>
            </w:pPr>
          </w:p>
        </w:tc>
      </w:tr>
      <w:tr w:rsidR="00317ACC" w:rsidRPr="00E755E8" w14:paraId="23A93C93" w14:textId="77777777" w:rsidTr="00D20295">
        <w:tc>
          <w:tcPr>
            <w:tcW w:w="2507" w:type="dxa"/>
          </w:tcPr>
          <w:p w14:paraId="4F290924" w14:textId="28E5222A" w:rsidR="00317ACC" w:rsidRPr="00E755E8" w:rsidRDefault="00317ACC" w:rsidP="00317ACC">
            <w:pPr>
              <w:spacing w:line="240" w:lineRule="auto"/>
              <w:ind w:firstLine="0"/>
            </w:pPr>
            <w:r w:rsidRPr="00E755E8">
              <w:t>Controle de itens a serem excluídos</w:t>
            </w:r>
          </w:p>
        </w:tc>
        <w:tc>
          <w:tcPr>
            <w:tcW w:w="1712" w:type="dxa"/>
          </w:tcPr>
          <w:p w14:paraId="745091C7" w14:textId="4D54F9B9" w:rsidR="00317ACC" w:rsidRPr="00E755E8" w:rsidRDefault="00317ACC" w:rsidP="00317ACC">
            <w:pPr>
              <w:spacing w:line="240" w:lineRule="auto"/>
              <w:ind w:firstLine="0"/>
            </w:pPr>
            <w:r w:rsidRPr="00E755E8">
              <w:t>Atende parcialmente</w:t>
            </w:r>
          </w:p>
        </w:tc>
        <w:tc>
          <w:tcPr>
            <w:tcW w:w="2963" w:type="dxa"/>
          </w:tcPr>
          <w:p w14:paraId="51F5681E" w14:textId="59E708E7" w:rsidR="00317ACC" w:rsidRPr="00E755E8" w:rsidRDefault="00317ACC" w:rsidP="00317ACC">
            <w:pPr>
              <w:spacing w:line="240" w:lineRule="auto"/>
              <w:ind w:firstLine="0"/>
            </w:pPr>
            <w:r w:rsidRPr="00E755E8">
              <w:t xml:space="preserve">A exclusão é realizada exclusivamente </w:t>
            </w:r>
            <w:r w:rsidR="00941895">
              <w:t>pelo</w:t>
            </w:r>
            <w:r w:rsidRPr="00E755E8">
              <w:t xml:space="preserve"> setor</w:t>
            </w:r>
            <w:r w:rsidR="00941895">
              <w:t xml:space="preserve"> </w:t>
            </w:r>
            <w:r w:rsidRPr="00E755E8">
              <w:t xml:space="preserve">de Cadastros, que só </w:t>
            </w:r>
            <w:r w:rsidR="00941895">
              <w:t>consegue</w:t>
            </w:r>
            <w:r w:rsidRPr="00E755E8">
              <w:t xml:space="preserve"> realizar o procedimento quando o respectivo saldo em estoque estiver zerado.</w:t>
            </w:r>
            <w:r w:rsidR="00307AA7" w:rsidRPr="00E755E8">
              <w:t xml:space="preserve"> Por este motivo é necessário atenção dos funcionários quanto a estes itens até que tenham sido removidos do cadastro da SEC.</w:t>
            </w:r>
          </w:p>
        </w:tc>
        <w:tc>
          <w:tcPr>
            <w:tcW w:w="2106" w:type="dxa"/>
          </w:tcPr>
          <w:p w14:paraId="4EA8253C" w14:textId="66FA58A1" w:rsidR="00317ACC" w:rsidRPr="00E755E8" w:rsidRDefault="00941895" w:rsidP="00317ACC">
            <w:pPr>
              <w:spacing w:line="240" w:lineRule="auto"/>
              <w:ind w:firstLine="0"/>
            </w:pPr>
            <w:r>
              <w:t>Necessidade de a</w:t>
            </w:r>
            <w:r w:rsidR="00307AA7" w:rsidRPr="00E755E8">
              <w:t xml:space="preserve">tenção constante dos </w:t>
            </w:r>
            <w:r>
              <w:t>analistas</w:t>
            </w:r>
            <w:r w:rsidR="00307AA7" w:rsidRPr="00E755E8">
              <w:t>. Demanda mais esforço diário nas atividades.</w:t>
            </w:r>
          </w:p>
        </w:tc>
      </w:tr>
      <w:tr w:rsidR="00307AA7" w:rsidRPr="00E755E8" w14:paraId="6FBC0E8A" w14:textId="77777777" w:rsidTr="00D20295">
        <w:tc>
          <w:tcPr>
            <w:tcW w:w="2507" w:type="dxa"/>
          </w:tcPr>
          <w:p w14:paraId="641A3DEA" w14:textId="32E04EC5" w:rsidR="00307AA7" w:rsidRPr="00E755E8" w:rsidRDefault="00307AA7" w:rsidP="00317ACC">
            <w:pPr>
              <w:spacing w:line="240" w:lineRule="auto"/>
              <w:ind w:firstLine="0"/>
            </w:pPr>
            <w:r w:rsidRPr="00E755E8">
              <w:lastRenderedPageBreak/>
              <w:t>Itens a serem excluídos zerados no estoque</w:t>
            </w:r>
          </w:p>
        </w:tc>
        <w:tc>
          <w:tcPr>
            <w:tcW w:w="1712" w:type="dxa"/>
          </w:tcPr>
          <w:p w14:paraId="5DC616B1" w14:textId="498AFF1D" w:rsidR="00307AA7" w:rsidRPr="00E755E8" w:rsidRDefault="00307AA7" w:rsidP="00317ACC">
            <w:pPr>
              <w:spacing w:line="240" w:lineRule="auto"/>
              <w:ind w:firstLine="0"/>
            </w:pPr>
            <w:r w:rsidRPr="00E755E8">
              <w:t>Não atende</w:t>
            </w:r>
          </w:p>
        </w:tc>
        <w:tc>
          <w:tcPr>
            <w:tcW w:w="2963" w:type="dxa"/>
          </w:tcPr>
          <w:p w14:paraId="13617898" w14:textId="65BED95B" w:rsidR="00307AA7" w:rsidRPr="00E755E8" w:rsidRDefault="00307AA7" w:rsidP="00317ACC">
            <w:pPr>
              <w:spacing w:line="240" w:lineRule="auto"/>
              <w:ind w:firstLine="0"/>
            </w:pPr>
            <w:r w:rsidRPr="00E755E8">
              <w:t>Depende exclusivamente de análise.</w:t>
            </w:r>
          </w:p>
        </w:tc>
        <w:tc>
          <w:tcPr>
            <w:tcW w:w="2106" w:type="dxa"/>
          </w:tcPr>
          <w:p w14:paraId="1D5C0F1A" w14:textId="3BA8E02A" w:rsidR="00307AA7" w:rsidRPr="00E755E8" w:rsidRDefault="000376C0" w:rsidP="00317ACC">
            <w:pPr>
              <w:spacing w:line="240" w:lineRule="auto"/>
              <w:ind w:firstLine="0"/>
            </w:pPr>
            <w:r>
              <w:t>Necessidade de a</w:t>
            </w:r>
            <w:r w:rsidRPr="00E755E8">
              <w:t xml:space="preserve">tenção constante dos </w:t>
            </w:r>
            <w:r>
              <w:t>analistas</w:t>
            </w:r>
            <w:r w:rsidRPr="00E755E8">
              <w:t>. Demanda mais esforço diário nas atividades</w:t>
            </w:r>
            <w:r w:rsidR="00D627B3">
              <w:t>.</w:t>
            </w:r>
          </w:p>
        </w:tc>
      </w:tr>
      <w:tr w:rsidR="00307AA7" w:rsidRPr="00E755E8" w14:paraId="1CE3489F" w14:textId="77777777" w:rsidTr="00D20295">
        <w:tc>
          <w:tcPr>
            <w:tcW w:w="2507" w:type="dxa"/>
          </w:tcPr>
          <w:p w14:paraId="56E3C46B" w14:textId="1BBEE2C0" w:rsidR="00307AA7" w:rsidRPr="00E755E8" w:rsidRDefault="00307AA7" w:rsidP="00317ACC">
            <w:pPr>
              <w:spacing w:line="240" w:lineRule="auto"/>
              <w:ind w:firstLine="0"/>
            </w:pPr>
            <w:r w:rsidRPr="00E755E8">
              <w:t xml:space="preserve">Itens </w:t>
            </w:r>
            <w:r w:rsidR="00411DFF" w:rsidRPr="00E755E8">
              <w:t xml:space="preserve">ativos </w:t>
            </w:r>
            <w:r w:rsidRPr="00E755E8">
              <w:t>zerados no estoque</w:t>
            </w:r>
          </w:p>
        </w:tc>
        <w:tc>
          <w:tcPr>
            <w:tcW w:w="1712" w:type="dxa"/>
          </w:tcPr>
          <w:p w14:paraId="7AF30F37" w14:textId="0D5051AA" w:rsidR="00307AA7" w:rsidRPr="00E755E8" w:rsidRDefault="00307AA7" w:rsidP="00317ACC">
            <w:pPr>
              <w:spacing w:line="240" w:lineRule="auto"/>
              <w:ind w:firstLine="0"/>
            </w:pPr>
            <w:r w:rsidRPr="00E755E8">
              <w:t>Atende</w:t>
            </w:r>
          </w:p>
        </w:tc>
        <w:tc>
          <w:tcPr>
            <w:tcW w:w="2963" w:type="dxa"/>
          </w:tcPr>
          <w:p w14:paraId="599BA2B8" w14:textId="3516DE0E" w:rsidR="00307AA7" w:rsidRPr="00E755E8" w:rsidRDefault="00307AA7" w:rsidP="00317ACC">
            <w:pPr>
              <w:spacing w:line="240" w:lineRule="auto"/>
              <w:ind w:firstLine="0"/>
            </w:pPr>
            <w:r w:rsidRPr="00E755E8">
              <w:t xml:space="preserve">Necessário atenção nas análises. </w:t>
            </w:r>
          </w:p>
        </w:tc>
        <w:tc>
          <w:tcPr>
            <w:tcW w:w="2106" w:type="dxa"/>
          </w:tcPr>
          <w:p w14:paraId="42BE62DB" w14:textId="6E8075FC" w:rsidR="00307AA7" w:rsidRPr="00E755E8" w:rsidRDefault="00D627B3" w:rsidP="00317ACC">
            <w:pPr>
              <w:spacing w:line="240" w:lineRule="auto"/>
              <w:ind w:firstLine="0"/>
            </w:pPr>
            <w:r>
              <w:t>Necessidade de a</w:t>
            </w:r>
            <w:r w:rsidRPr="00E755E8">
              <w:t xml:space="preserve">tenção constante dos </w:t>
            </w:r>
            <w:r>
              <w:t>analistas</w:t>
            </w:r>
            <w:r w:rsidRPr="00E755E8">
              <w:t>. Demanda mais esforço diário nas atividades</w:t>
            </w:r>
          </w:p>
        </w:tc>
      </w:tr>
      <w:tr w:rsidR="00317ACC" w:rsidRPr="00E755E8" w14:paraId="6DB01A91" w14:textId="395E307A" w:rsidTr="00D20295">
        <w:tc>
          <w:tcPr>
            <w:tcW w:w="2507" w:type="dxa"/>
          </w:tcPr>
          <w:p w14:paraId="64985E71" w14:textId="5CEC4003" w:rsidR="00317ACC" w:rsidRPr="00E755E8" w:rsidRDefault="00317ACC" w:rsidP="00317ACC">
            <w:pPr>
              <w:spacing w:line="240" w:lineRule="auto"/>
              <w:ind w:firstLine="0"/>
            </w:pPr>
            <w:r w:rsidRPr="00E755E8">
              <w:t>Organização e disponibilidade coletiva de textos padrões</w:t>
            </w:r>
          </w:p>
        </w:tc>
        <w:tc>
          <w:tcPr>
            <w:tcW w:w="1712" w:type="dxa"/>
          </w:tcPr>
          <w:p w14:paraId="446BFD80" w14:textId="37B9F48E" w:rsidR="00317ACC" w:rsidRPr="00E755E8" w:rsidRDefault="00317ACC" w:rsidP="00317ACC">
            <w:pPr>
              <w:spacing w:line="240" w:lineRule="auto"/>
              <w:ind w:firstLine="0"/>
            </w:pPr>
            <w:r w:rsidRPr="00E755E8">
              <w:t>Não atende</w:t>
            </w:r>
          </w:p>
        </w:tc>
        <w:tc>
          <w:tcPr>
            <w:tcW w:w="2963" w:type="dxa"/>
          </w:tcPr>
          <w:p w14:paraId="7DE8F947" w14:textId="00B29BC4" w:rsidR="00317ACC" w:rsidRPr="00E755E8" w:rsidRDefault="00317ACC" w:rsidP="00317ACC">
            <w:pPr>
              <w:spacing w:line="240" w:lineRule="auto"/>
              <w:ind w:firstLine="0"/>
            </w:pPr>
            <w:r w:rsidRPr="00E755E8">
              <w:t>No preenchimento de RCs há muitos casos em que a descrição deve ser padronizada ou complementada de forma correta e padronizada.</w:t>
            </w:r>
          </w:p>
        </w:tc>
        <w:tc>
          <w:tcPr>
            <w:tcW w:w="2106" w:type="dxa"/>
          </w:tcPr>
          <w:p w14:paraId="6D769335" w14:textId="32419EA4" w:rsidR="00317ACC" w:rsidRPr="00E755E8" w:rsidRDefault="0091529C" w:rsidP="00317ACC">
            <w:pPr>
              <w:spacing w:line="240" w:lineRule="auto"/>
              <w:ind w:firstLine="0"/>
            </w:pPr>
            <w:r>
              <w:t>Necessidade de a</w:t>
            </w:r>
            <w:r w:rsidRPr="00E755E8">
              <w:t xml:space="preserve">tenção constante dos </w:t>
            </w:r>
            <w:r>
              <w:t>analistas</w:t>
            </w:r>
            <w:r w:rsidRPr="00E755E8">
              <w:t>. Demanda mais esforço diário nas atividades</w:t>
            </w: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14" w:name="_Toc151571237"/>
      <w:r w:rsidRPr="00E755E8">
        <w:t>Objetivo</w:t>
      </w:r>
      <w:bookmarkEnd w:id="14"/>
    </w:p>
    <w:p w14:paraId="6214B22A" w14:textId="6C840238" w:rsidR="005740B1" w:rsidRPr="00E755E8" w:rsidRDefault="005740B1" w:rsidP="00C33D7D">
      <w:r w:rsidRPr="00E755E8">
        <w:t xml:space="preserve">A ideia inicial </w:t>
      </w:r>
      <w:commentRangeStart w:id="15"/>
      <w:r w:rsidRPr="00E755E8">
        <w:t>era</w:t>
      </w:r>
      <w:commentRangeEnd w:id="15"/>
      <w:r w:rsidR="005746B7">
        <w:rPr>
          <w:rStyle w:val="Refdecomentrio"/>
        </w:rPr>
        <w:commentReference w:id="15"/>
      </w:r>
      <w:r w:rsidRPr="00E755E8">
        <w:t xml:space="preserve"> de confec</w:t>
      </w:r>
      <w:r w:rsidR="00922DFC" w:rsidRPr="00E755E8">
        <w:t>cionar</w:t>
      </w:r>
      <w:r w:rsidRPr="00E755E8">
        <w:t xml:space="preserve"> planilhas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w:t>
      </w:r>
      <w:r w:rsidR="0091529C">
        <w:t>para</w:t>
      </w:r>
      <w:r w:rsidRPr="00E755E8">
        <w:t xml:space="preserve"> mantermos o suprimento ideal da SEC </w:t>
      </w:r>
      <w:r w:rsidR="00922DFC" w:rsidRPr="00E755E8">
        <w:t>e</w:t>
      </w:r>
      <w:r w:rsidRPr="00E755E8">
        <w:t xml:space="preserve"> atendermos melhor às escolas municipais de ensino fundamental</w:t>
      </w:r>
      <w:r w:rsidR="0091529C">
        <w:t xml:space="preserve"> e creches</w:t>
      </w:r>
      <w:r w:rsidRPr="00E755E8">
        <w:t>.</w:t>
      </w:r>
    </w:p>
    <w:p w14:paraId="4672B8E2" w14:textId="42359CC4"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demanda de migrar o sistema Admc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sistema Admc. </w:t>
      </w:r>
    </w:p>
    <w:p w14:paraId="1F695E75" w14:textId="726A08BA" w:rsidR="00D70DCE" w:rsidRPr="00E755E8" w:rsidRDefault="00924B44" w:rsidP="00C33D7D">
      <w:r>
        <w:t>O</w:t>
      </w:r>
      <w:r w:rsidR="000F1AA0" w:rsidRPr="00E755E8">
        <w:t xml:space="preserve"> setor de </w:t>
      </w:r>
      <w:r w:rsidR="00143985" w:rsidRPr="00E755E8">
        <w:t>C</w:t>
      </w:r>
      <w:r w:rsidR="000F1AA0" w:rsidRPr="00E755E8">
        <w:t>ompras da SEC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w:t>
      </w:r>
      <w:r w:rsidR="00D70DCE" w:rsidRPr="00E755E8">
        <w:lastRenderedPageBreak/>
        <w:t xml:space="preserve">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07CC8F59"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de forma que nenhum trabalho da SEC foi prejudicado.</w:t>
      </w:r>
    </w:p>
    <w:p w14:paraId="61D0B0C3" w14:textId="77777777" w:rsidR="00F62C59" w:rsidRPr="00E755E8" w:rsidRDefault="00AB2AF6" w:rsidP="00B50B12">
      <w:pPr>
        <w:pStyle w:val="Ttulo1"/>
      </w:pPr>
      <w:bookmarkStart w:id="16" w:name="_Toc151571238"/>
      <w:r w:rsidRPr="00E755E8">
        <w:t>Desenvolvimento</w:t>
      </w:r>
      <w:bookmarkEnd w:id="16"/>
    </w:p>
    <w:p w14:paraId="018931E9" w14:textId="61537DB0" w:rsidR="00FD2531" w:rsidRPr="00E755E8" w:rsidRDefault="005655B3" w:rsidP="00FD2531">
      <w:r>
        <w:t>Utilizando planilhas Excel com 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 xml:space="preserve">foram criados </w:t>
      </w:r>
      <w:r w:rsidRPr="00E755E8">
        <w:t>vários arquivos de planilhas XLSM</w:t>
      </w:r>
      <w:r>
        <w:t xml:space="preserve">, que importavam, calculavam, exportavam e armazenavam os dados como se fossem as </w:t>
      </w:r>
      <w:r w:rsidR="00E20900" w:rsidRPr="00E755E8">
        <w:t>tabelas</w:t>
      </w:r>
      <w:r w:rsidR="00360F97" w:rsidRPr="00E755E8">
        <w:t>.</w:t>
      </w:r>
    </w:p>
    <w:p w14:paraId="53A9A018" w14:textId="06209F86"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Admc</w:t>
      </w:r>
      <w:r w:rsidR="004C169A" w:rsidRPr="00E755E8">
        <w:t xml:space="preserve">. </w:t>
      </w:r>
    </w:p>
    <w:p w14:paraId="499C83DB" w14:textId="5886C4EE" w:rsidR="004C169A" w:rsidRPr="00E755E8" w:rsidRDefault="004C169A" w:rsidP="004C169A">
      <w:pPr>
        <w:pStyle w:val="PargrafodaLista"/>
        <w:numPr>
          <w:ilvl w:val="0"/>
          <w:numId w:val="19"/>
        </w:numPr>
      </w:pPr>
      <w:r w:rsidRPr="00E755E8">
        <w:rPr>
          <w:b/>
          <w:bCs/>
        </w:rPr>
        <w:t>Planilha prefixo RelAdm_050</w:t>
      </w:r>
      <w:r w:rsidRPr="00E755E8">
        <w:t xml:space="preserve"> - T</w:t>
      </w:r>
      <w:r w:rsidR="00720535">
        <w:t>r</w:t>
      </w:r>
      <w:r w:rsidRPr="00E755E8">
        <w:t xml:space="preserve">az o consumo </w:t>
      </w:r>
      <w:r w:rsidR="007F108C">
        <w:t>mês a mês</w:t>
      </w:r>
      <w:r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2BFDE16E" w14:textId="0F84AA24" w:rsidR="008D0755" w:rsidRPr="00E755E8" w:rsidRDefault="004C169A" w:rsidP="004C169A">
      <w:pPr>
        <w:pStyle w:val="PargrafodaLista"/>
        <w:numPr>
          <w:ilvl w:val="0"/>
          <w:numId w:val="19"/>
        </w:numPr>
      </w:pPr>
      <w:r w:rsidRPr="00E755E8">
        <w:rPr>
          <w:b/>
          <w:bCs/>
        </w:rPr>
        <w:t>Planilha prefixo RelAdm_053</w:t>
      </w:r>
      <w:r w:rsidRPr="00E755E8">
        <w:t xml:space="preserve"> - Traz diversas informações de cada item do estoque, conforme o período solicitado. </w:t>
      </w:r>
      <w:r w:rsidR="00C2440F">
        <w:t xml:space="preserve">Apenas as </w:t>
      </w:r>
      <w:r w:rsidRPr="00E755E8">
        <w:t xml:space="preserve">RCs e </w:t>
      </w:r>
      <w:r w:rsidR="007E213F" w:rsidRPr="00E755E8">
        <w:t>AFs</w:t>
      </w:r>
      <w:r w:rsidRPr="00E755E8">
        <w:t xml:space="preserve"> ativas dentro deste período</w:t>
      </w:r>
      <w:r w:rsidR="00C2440F">
        <w:t xml:space="preserve"> são exibidas</w:t>
      </w:r>
      <w:r w:rsidRPr="00E755E8">
        <w:t xml:space="preserve">, mas alguns dados são simplesmente sumarizados. </w:t>
      </w:r>
      <w:r w:rsidR="007E213F" w:rsidRPr="00E755E8">
        <w:t>Devido</w:t>
      </w:r>
      <w:r w:rsidRPr="00E755E8">
        <w:t xml:space="preserve"> a desnormalização temos repetição de itens, visto que estes podem possuir mais de uma RC ou AF no momento.</w:t>
      </w:r>
      <w:r w:rsidR="00A76C18" w:rsidRPr="00E755E8">
        <w:t xml:space="preserve"> Esta planilha é </w:t>
      </w:r>
      <w:r w:rsidR="00C2440F">
        <w:t>copiada</w:t>
      </w:r>
      <w:r w:rsidR="00A76C18" w:rsidRPr="00E755E8">
        <w:t xml:space="preserve"> integralmente na planilha (aba) </w:t>
      </w:r>
      <w:r w:rsidR="00A76C18" w:rsidRPr="00E755E8">
        <w:rPr>
          <w:u w:val="single"/>
        </w:rPr>
        <w:t>RC_AF</w:t>
      </w:r>
      <w:r w:rsidR="00A76C18" w:rsidRPr="00E755E8">
        <w:t xml:space="preserve"> da Planilha de Compras.</w:t>
      </w:r>
    </w:p>
    <w:p w14:paraId="4249AF43" w14:textId="26DB3E12"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6A04D3" w:rsidRPr="00E755E8">
        <w:t xml:space="preserve">RelAdm_050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 RelAdm_053.</w:t>
      </w:r>
    </w:p>
    <w:p w14:paraId="35343D37" w14:textId="43466278" w:rsidR="009D6EDF" w:rsidRPr="00E755E8" w:rsidRDefault="009D6EDF" w:rsidP="009D6EDF">
      <w:pPr>
        <w:pStyle w:val="Legenda"/>
        <w:keepNext/>
        <w:rPr>
          <w:b w:val="0"/>
          <w:bCs w:val="0"/>
        </w:rPr>
      </w:pPr>
      <w:bookmarkStart w:id="17" w:name="_Toc151571195"/>
      <w:r w:rsidRPr="00E755E8">
        <w:lastRenderedPageBreak/>
        <w:t xml:space="preserve">Figura </w:t>
      </w:r>
      <w:fldSimple w:instr=" SEQ Figura \* ARABIC ">
        <w:r w:rsidR="00F55EE3">
          <w:rPr>
            <w:noProof/>
          </w:rPr>
          <w:t>3</w:t>
        </w:r>
      </w:fldSimple>
      <w:r w:rsidRPr="00E755E8">
        <w:t xml:space="preserve"> -</w:t>
      </w:r>
      <w:r w:rsidRPr="00E755E8">
        <w:rPr>
          <w:b w:val="0"/>
          <w:bCs w:val="0"/>
        </w:rPr>
        <w:t xml:space="preserve"> Seleção e Extração da Planilha de Consumo</w:t>
      </w:r>
      <w:r w:rsidR="00C2440F">
        <w:rPr>
          <w:b w:val="0"/>
          <w:bCs w:val="0"/>
        </w:rPr>
        <w:t xml:space="preserve"> Mensal</w:t>
      </w:r>
      <w:r w:rsidRPr="00E755E8">
        <w:rPr>
          <w:b w:val="0"/>
          <w:bCs w:val="0"/>
        </w:rPr>
        <w:t xml:space="preserve"> </w:t>
      </w:r>
      <w:r w:rsidR="006A54C3">
        <w:rPr>
          <w:b w:val="0"/>
          <w:bCs w:val="0"/>
        </w:rPr>
        <w:t>(</w:t>
      </w:r>
      <w:r w:rsidRPr="00E755E8">
        <w:rPr>
          <w:b w:val="0"/>
          <w:bCs w:val="0"/>
        </w:rPr>
        <w:t>RelAdm_050</w:t>
      </w:r>
      <w:r w:rsidR="006A54C3">
        <w:rPr>
          <w:b w:val="0"/>
          <w:bCs w:val="0"/>
        </w:rPr>
        <w:t>)</w:t>
      </w:r>
      <w:bookmarkEnd w:id="17"/>
    </w:p>
    <w:p w14:paraId="26B041D4" w14:textId="346CF8A1" w:rsidR="00F547F3" w:rsidRPr="00E755E8" w:rsidRDefault="009D6EDF" w:rsidP="009D6EDF">
      <w:pPr>
        <w:jc w:val="center"/>
      </w:pPr>
      <w:r w:rsidRPr="00E755E8">
        <w:rPr>
          <w:noProof/>
        </w:rPr>
        <w:drawing>
          <wp:inline distT="0" distB="0" distL="0" distR="0" wp14:anchorId="538B0F08" wp14:editId="1413AE9B">
            <wp:extent cx="4275543" cy="3916680"/>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510" cy="3972530"/>
                    </a:xfrm>
                    <a:prstGeom prst="rect">
                      <a:avLst/>
                    </a:prstGeom>
                    <a:noFill/>
                    <a:ln>
                      <a:noFill/>
                    </a:ln>
                  </pic:spPr>
                </pic:pic>
              </a:graphicData>
            </a:graphic>
          </wp:inline>
        </w:drawing>
      </w:r>
    </w:p>
    <w:p w14:paraId="30A33382" w14:textId="19EDC9EA" w:rsidR="006A04D3" w:rsidRPr="00E755E8" w:rsidRDefault="006A04D3" w:rsidP="006A04D3">
      <w:pPr>
        <w:pStyle w:val="Legenda"/>
        <w:keepNext/>
        <w:rPr>
          <w:b w:val="0"/>
          <w:bCs w:val="0"/>
        </w:rPr>
      </w:pPr>
      <w:bookmarkStart w:id="18" w:name="_Toc15157119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da Planilha de Saldos </w:t>
      </w:r>
      <w:r w:rsidR="006A54C3">
        <w:rPr>
          <w:b w:val="0"/>
          <w:bCs w:val="0"/>
        </w:rPr>
        <w:t>(</w:t>
      </w:r>
      <w:r w:rsidRPr="00E755E8">
        <w:rPr>
          <w:b w:val="0"/>
          <w:bCs w:val="0"/>
        </w:rPr>
        <w:t>RelAdm_053</w:t>
      </w:r>
      <w:r w:rsidR="006A54C3">
        <w:rPr>
          <w:b w:val="0"/>
          <w:bCs w:val="0"/>
        </w:rPr>
        <w:t>)</w:t>
      </w:r>
      <w:bookmarkEnd w:id="18"/>
    </w:p>
    <w:p w14:paraId="327AF2DD" w14:textId="6F76CBD4" w:rsidR="006A04D3" w:rsidRPr="00E755E8" w:rsidRDefault="006A04D3" w:rsidP="006A04D3">
      <w:pPr>
        <w:jc w:val="center"/>
      </w:pPr>
      <w:r w:rsidRPr="00E755E8">
        <w:rPr>
          <w:noProof/>
        </w:rPr>
        <w:drawing>
          <wp:inline distT="0" distB="0" distL="0" distR="0" wp14:anchorId="3B76868B" wp14:editId="3240F05C">
            <wp:extent cx="4023360" cy="4347827"/>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6837" cy="4394811"/>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154722ED"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 xml:space="preserve">Consumo Mensal (RelAdm_050) </w:t>
      </w:r>
      <w:r w:rsidR="004C36A3" w:rsidRPr="00E755E8">
        <w:t xml:space="preserve">que </w:t>
      </w:r>
      <w:r w:rsidRPr="00E755E8">
        <w:t>possui quantidade de colunas variáveis;</w:t>
      </w:r>
    </w:p>
    <w:p w14:paraId="742451F8" w14:textId="6F94AA1A" w:rsidR="004C36A3" w:rsidRPr="00E755E8" w:rsidRDefault="00DF30B8" w:rsidP="00A75E91">
      <w:pPr>
        <w:pStyle w:val="PargrafodaLista"/>
        <w:numPr>
          <w:ilvl w:val="0"/>
          <w:numId w:val="20"/>
        </w:numPr>
      </w:pPr>
      <w:r w:rsidRPr="00E755E8">
        <w:t>Intercalação de colunas da RelAdm_053 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9" w:name="_Toc438245121"/>
      <w:bookmarkStart w:id="20" w:name="_Toc151571239"/>
      <w:r w:rsidRPr="00E755E8">
        <w:t>Arquitetura</w:t>
      </w:r>
      <w:bookmarkEnd w:id="19"/>
      <w:bookmarkEnd w:id="20"/>
    </w:p>
    <w:p w14:paraId="7B4F3876" w14:textId="5B01A89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Admc</w:t>
      </w:r>
      <w:r w:rsidR="001629B3" w:rsidRPr="00E755E8">
        <w:t xml:space="preserve"> e o </w:t>
      </w:r>
      <w:r w:rsidR="00D01F97" w:rsidRPr="00E755E8">
        <w:t>Oracle</w:t>
      </w:r>
      <w:r w:rsidR="001629B3" w:rsidRPr="00E755E8">
        <w:t>DB</w:t>
      </w:r>
      <w:r w:rsidR="00D01F97" w:rsidRPr="00E755E8">
        <w:t xml:space="preserve"> forn</w:t>
      </w:r>
      <w:r w:rsidR="00046B54" w:rsidRPr="00E755E8">
        <w:t>ece</w:t>
      </w:r>
      <w:r w:rsidR="001629B3" w:rsidRPr="00E755E8">
        <w:t>m</w:t>
      </w:r>
      <w:r w:rsidR="00046B54" w:rsidRPr="00E755E8">
        <w:t xml:space="preserv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21" w:name="_Toc151571197"/>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21"/>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22" w:name="_Toc151571198"/>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22"/>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30">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 xml:space="preserve">No lugar de “nnn”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23" w:name="_Toc151571209"/>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23"/>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lastRenderedPageBreak/>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r w:rsidR="0025281F">
              <w:t xml:space="preserve">chreches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24" w:name="_Toc151571240"/>
      <w:r w:rsidRPr="00E755E8">
        <w:t>Modelo de Dados</w:t>
      </w:r>
      <w:bookmarkEnd w:id="24"/>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25" w:name="_Toc15157119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25"/>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28840BDA" w:rsidR="000511AE" w:rsidRPr="00E755E8" w:rsidRDefault="000511AE" w:rsidP="000511AE">
      <w:r w:rsidRPr="00E755E8">
        <w:t xml:space="preserve">Na </w:t>
      </w:r>
      <w:r w:rsidRPr="001416EC">
        <w:t>Tabela 4</w:t>
      </w:r>
      <w:r w:rsidRPr="00E755E8">
        <w:t xml:space="preserve"> vemos a definição dos novos arquivos XLSM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77777777" w:rsidR="000511AE" w:rsidRPr="00E755E8" w:rsidRDefault="000511AE" w:rsidP="000511AE">
      <w:pPr>
        <w:pStyle w:val="Legenda"/>
        <w:keepNext/>
      </w:pPr>
      <w:r w:rsidRPr="00E755E8">
        <w:t>Tabela 4 -</w:t>
      </w:r>
      <w:r w:rsidRPr="00E755E8">
        <w:rPr>
          <w:b w:val="0"/>
          <w:bCs w:val="0"/>
        </w:rPr>
        <w:t xml:space="preserve"> Novos Arquivos XLSM</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lastRenderedPageBreak/>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r>
            <w:r w:rsidRPr="00E755E8">
              <w:lastRenderedPageBreak/>
              <w:t>Personalizado</w:t>
            </w:r>
            <w:r w:rsidRPr="00E755E8">
              <w:br/>
              <w:t>Parâmetros</w:t>
            </w:r>
            <w:r w:rsidRPr="00E755E8">
              <w:br/>
              <w:t>Estáticas</w:t>
            </w:r>
          </w:p>
        </w:tc>
        <w:tc>
          <w:tcPr>
            <w:tcW w:w="2092" w:type="dxa"/>
          </w:tcPr>
          <w:p w14:paraId="1FD8D3F7" w14:textId="77A70F3C"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SEC, pois os grupos </w:t>
            </w:r>
            <w:r w:rsidR="00C3655E">
              <w:t xml:space="preserve">e subgrupos </w:t>
            </w:r>
            <w:r w:rsidRPr="00E755E8">
              <w:t>utilizados pelo Admc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lastRenderedPageBreak/>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6" w:name="_Toc151571210"/>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7"/>
      <w:r w:rsidR="00877B93">
        <w:rPr>
          <w:b w:val="0"/>
          <w:bCs w:val="0"/>
        </w:rPr>
        <w:t>Colunas</w:t>
      </w:r>
      <w:bookmarkEnd w:id="26"/>
      <w:commentRangeEnd w:id="27"/>
      <w:r w:rsidR="0097177B">
        <w:rPr>
          <w:rStyle w:val="Refdecomentrio"/>
          <w:b w:val="0"/>
          <w:bCs w:val="0"/>
        </w:rPr>
        <w:commentReference w:id="27"/>
      </w:r>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78105EEA" w:rsidR="008B298C" w:rsidRPr="00E755E8" w:rsidRDefault="003B25B1" w:rsidP="007B20A5">
            <w:pPr>
              <w:spacing w:line="240" w:lineRule="auto"/>
              <w:ind w:firstLine="0"/>
              <w:jc w:val="left"/>
            </w:pPr>
            <w:r w:rsidRPr="00E755E8">
              <w:t>RelAdm_053</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BB27489" w:rsidR="008B298C" w:rsidRPr="00E755E8" w:rsidRDefault="003B25B1" w:rsidP="007B20A5">
            <w:pPr>
              <w:spacing w:line="240" w:lineRule="auto"/>
              <w:ind w:firstLine="0"/>
              <w:jc w:val="left"/>
            </w:pPr>
            <w:r w:rsidRPr="00E755E8">
              <w:t>RelAdm_053</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E9B40D5" w:rsidR="008B298C" w:rsidRPr="00E755E8" w:rsidRDefault="003B25B1" w:rsidP="007B20A5">
            <w:pPr>
              <w:spacing w:line="240" w:lineRule="auto"/>
              <w:ind w:firstLine="0"/>
              <w:jc w:val="left"/>
            </w:pPr>
            <w:r w:rsidRPr="00E755E8">
              <w:t>RelAdm_053</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1DCA0AFD" w:rsidR="008B298C" w:rsidRPr="00E755E8" w:rsidRDefault="003B25B1" w:rsidP="007B20A5">
            <w:pPr>
              <w:spacing w:line="240" w:lineRule="auto"/>
              <w:ind w:firstLine="0"/>
              <w:jc w:val="left"/>
            </w:pPr>
            <w:r w:rsidRPr="00E755E8">
              <w:t>RelAdm_053</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7CBFFDCF" w:rsidR="008B298C" w:rsidRPr="00E755E8" w:rsidRDefault="003B25B1" w:rsidP="007B20A5">
            <w:pPr>
              <w:spacing w:line="240" w:lineRule="auto"/>
              <w:ind w:firstLine="0"/>
              <w:jc w:val="left"/>
            </w:pPr>
            <w:r w:rsidRPr="00E755E8">
              <w:t>RelAdm_053</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42A90424" w:rsidR="008B298C" w:rsidRPr="00E755E8" w:rsidRDefault="00381C65" w:rsidP="007B20A5">
            <w:pPr>
              <w:spacing w:line="240" w:lineRule="auto"/>
              <w:ind w:firstLine="0"/>
              <w:jc w:val="left"/>
            </w:pPr>
            <w:r w:rsidRPr="00E755E8">
              <w:t>RelAdm_053</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44DC4BF3" w:rsidR="008B298C" w:rsidRPr="00E755E8" w:rsidRDefault="006900B6" w:rsidP="007B20A5">
            <w:pPr>
              <w:spacing w:line="240" w:lineRule="auto"/>
              <w:ind w:firstLine="0"/>
              <w:jc w:val="left"/>
            </w:pPr>
            <w:r w:rsidRPr="00E755E8">
              <w:t>RelAdm_053</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EAA84C" w:rsidR="00A40286" w:rsidRPr="00E755E8" w:rsidRDefault="006900B6" w:rsidP="007B20A5">
            <w:pPr>
              <w:spacing w:line="240" w:lineRule="auto"/>
              <w:ind w:firstLine="0"/>
              <w:jc w:val="left"/>
            </w:pPr>
            <w:r w:rsidRPr="00E755E8">
              <w:t>RelAdm_053</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555DA9DA"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SEC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0FA7D7BE" w:rsidR="00A40286" w:rsidRPr="00E755E8" w:rsidRDefault="00AD7F5D" w:rsidP="007B20A5">
            <w:pPr>
              <w:spacing w:line="240" w:lineRule="auto"/>
              <w:ind w:firstLine="0"/>
              <w:jc w:val="left"/>
            </w:pPr>
            <w:r w:rsidRPr="00E755E8">
              <w:t>RelAdm_053</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22F830F2"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DRM.</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4CAE6645" w:rsidR="00152C05" w:rsidRPr="00E755E8" w:rsidRDefault="00152C05" w:rsidP="007B20A5">
            <w:pPr>
              <w:spacing w:line="240" w:lineRule="auto"/>
              <w:ind w:firstLine="0"/>
              <w:jc w:val="left"/>
            </w:pPr>
            <w:r w:rsidRPr="00E755E8">
              <w:t>RelAdm_053</w:t>
            </w:r>
          </w:p>
        </w:tc>
        <w:tc>
          <w:tcPr>
            <w:tcW w:w="4252" w:type="dxa"/>
          </w:tcPr>
          <w:p w14:paraId="15A02C93" w14:textId="40138642" w:rsidR="00152C05" w:rsidRPr="00E755E8" w:rsidRDefault="00EE3BD4" w:rsidP="00152C05">
            <w:pPr>
              <w:spacing w:line="240" w:lineRule="auto"/>
              <w:ind w:firstLine="0"/>
            </w:pPr>
            <w:r w:rsidRPr="00E755E8">
              <w:t>Grupo de compras do DRM.</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57D9DC70" w:rsidR="00152C05" w:rsidRPr="00E755E8" w:rsidRDefault="00152C05" w:rsidP="007B20A5">
            <w:pPr>
              <w:spacing w:line="240" w:lineRule="auto"/>
              <w:ind w:firstLine="0"/>
              <w:jc w:val="left"/>
            </w:pPr>
            <w:r w:rsidRPr="00E755E8">
              <w:t>RelAdm_053</w:t>
            </w:r>
          </w:p>
        </w:tc>
        <w:tc>
          <w:tcPr>
            <w:tcW w:w="4252" w:type="dxa"/>
          </w:tcPr>
          <w:p w14:paraId="3979FB7A" w14:textId="60421051" w:rsidR="00152C05" w:rsidRPr="00E755E8" w:rsidRDefault="00EE3BD4" w:rsidP="00152C05">
            <w:pPr>
              <w:spacing w:line="240" w:lineRule="auto"/>
              <w:ind w:firstLine="0"/>
            </w:pPr>
            <w:r w:rsidRPr="00E755E8">
              <w:t>Subgrupo de compras do DRM.</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65D84D2"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6D1E1F" w:rsidRPr="00E755E8">
              <w:t>RelAdm_053</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8AB56CD" w:rsidR="00152C05" w:rsidRPr="00E755E8" w:rsidRDefault="00152C05" w:rsidP="007B20A5">
            <w:pPr>
              <w:spacing w:line="240" w:lineRule="auto"/>
              <w:ind w:firstLine="0"/>
              <w:jc w:val="left"/>
            </w:pPr>
            <w:r w:rsidRPr="00E755E8">
              <w:t>RelAdm_053</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A285763" w:rsidR="00152C05" w:rsidRPr="00E755E8" w:rsidRDefault="00152C05" w:rsidP="007B20A5">
            <w:pPr>
              <w:spacing w:line="240" w:lineRule="auto"/>
              <w:ind w:firstLine="0"/>
              <w:jc w:val="left"/>
            </w:pPr>
            <w:r w:rsidRPr="00E755E8">
              <w:t>RelAdm_053</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51A29F0A" w:rsidR="00152C05" w:rsidRPr="00E755E8" w:rsidRDefault="00BF3F8C"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9834A29"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0589AC9F"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56522917"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740C3258"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518F4C7" w:rsidR="00152C05" w:rsidRPr="00E755E8" w:rsidRDefault="002D179B" w:rsidP="007B20A5">
            <w:pPr>
              <w:spacing w:line="240" w:lineRule="auto"/>
              <w:ind w:firstLine="0"/>
              <w:jc w:val="left"/>
            </w:pPr>
            <w:r w:rsidRPr="00E755E8">
              <w:t>RelAdm_053</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15014F78" w:rsidR="00152C05" w:rsidRPr="00E755E8" w:rsidRDefault="00E04618" w:rsidP="007B20A5">
            <w:pPr>
              <w:spacing w:line="240" w:lineRule="auto"/>
              <w:ind w:firstLine="0"/>
              <w:jc w:val="left"/>
            </w:pPr>
            <w:r w:rsidRPr="00E755E8">
              <w:rPr>
                <w:b/>
                <w:bCs/>
              </w:rPr>
              <w:t>Apurado</w:t>
            </w:r>
            <w:r w:rsidRPr="00E755E8">
              <w:rPr>
                <w:b/>
                <w:bCs/>
              </w:rPr>
              <w:br/>
            </w:r>
            <w:r w:rsidRPr="00E755E8">
              <w:t>RelAdm_050</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042569E1" w:rsidR="00152C05" w:rsidRPr="00E755E8" w:rsidRDefault="00152C05" w:rsidP="007B20A5">
            <w:pPr>
              <w:spacing w:line="240" w:lineRule="auto"/>
              <w:ind w:firstLine="0"/>
              <w:jc w:val="left"/>
            </w:pPr>
            <w:r w:rsidRPr="00E755E8">
              <w:t>RelAdm_053</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1A157C83" w:rsidR="00152C05" w:rsidRPr="00E755E8" w:rsidRDefault="00F62AA1" w:rsidP="007B20A5">
            <w:pPr>
              <w:spacing w:line="240" w:lineRule="auto"/>
              <w:ind w:firstLine="0"/>
              <w:jc w:val="left"/>
            </w:pPr>
            <w:r w:rsidRPr="00E755E8">
              <w:t>RelAdm_050</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6D6E7846" w:rsidR="00152C05" w:rsidRPr="00E755E8" w:rsidRDefault="004D7358" w:rsidP="007B20A5">
            <w:pPr>
              <w:spacing w:line="240" w:lineRule="auto"/>
              <w:ind w:firstLine="0"/>
              <w:jc w:val="left"/>
            </w:pPr>
            <w:r w:rsidRPr="00E755E8">
              <w:rPr>
                <w:b/>
                <w:bCs/>
              </w:rPr>
              <w:t>Apurado</w:t>
            </w:r>
            <w:r w:rsidRPr="00E755E8">
              <w:br/>
              <w:t>RelAdm_050</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6C3BD341" w:rsidR="00D331F8" w:rsidRPr="00E755E8" w:rsidRDefault="00D331F8" w:rsidP="007B20A5">
            <w:pPr>
              <w:spacing w:line="240" w:lineRule="auto"/>
              <w:ind w:firstLine="0"/>
              <w:jc w:val="left"/>
            </w:pPr>
            <w:r w:rsidRPr="00E755E8">
              <w:t>RelAdm_050</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8"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8"/>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2AB0D979" w:rsidR="00087435" w:rsidRPr="00E755E8" w:rsidRDefault="00087435" w:rsidP="00087435">
            <w:pPr>
              <w:pStyle w:val="PargrafodaLista"/>
              <w:numPr>
                <w:ilvl w:val="0"/>
                <w:numId w:val="20"/>
              </w:numPr>
              <w:spacing w:line="240" w:lineRule="auto"/>
            </w:pPr>
            <w:r w:rsidRPr="00E755E8">
              <w:t>LimiteSec - Quando você está comprando acima do limite da SEC;</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36BE877" w:rsidR="008823EC" w:rsidRPr="00E755E8" w:rsidRDefault="008823EC" w:rsidP="008823EC">
      <w:pPr>
        <w:pStyle w:val="Ttulo2"/>
      </w:pPr>
      <w:bookmarkStart w:id="29" w:name="_Toc151571241"/>
      <w:r w:rsidRPr="00E755E8">
        <w:t>Detalhes</w:t>
      </w:r>
      <w:bookmarkEnd w:id="29"/>
      <w:ins w:id="30" w:author="Marcos Vinicio Pereira" w:date="2023-11-23T22:16:00Z">
        <w:r w:rsidR="009226C5">
          <w:t xml:space="preserve"> (talvez indicar o quê)</w:t>
        </w:r>
      </w:ins>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31" w:name="_Toc151571200"/>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32"/>
      <w:r w:rsidRPr="00E755E8">
        <w:rPr>
          <w:b w:val="0"/>
          <w:bCs w:val="0"/>
        </w:rPr>
        <w:t>ARP</w:t>
      </w:r>
      <w:bookmarkEnd w:id="31"/>
      <w:commentRangeEnd w:id="32"/>
      <w:r w:rsidR="009226C5">
        <w:rPr>
          <w:rStyle w:val="Refdecomentrio"/>
          <w:b w:val="0"/>
          <w:bCs w:val="0"/>
        </w:rPr>
        <w:commentReference w:id="32"/>
      </w:r>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762CF3BF"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SEC,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33" w:name="_Toc15157120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33"/>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137B852B"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RelAdm_053;</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34" w:name="_Toc151571202"/>
      <w:r w:rsidRPr="00E755E8">
        <w:t xml:space="preserve">Figura </w:t>
      </w:r>
      <w:fldSimple w:instr=" SEQ Figura \* ARABIC ">
        <w:r w:rsidR="00F55EE3">
          <w:rPr>
            <w:noProof/>
          </w:rPr>
          <w:t>10</w:t>
        </w:r>
      </w:fldSimple>
      <w:r w:rsidRPr="00E755E8">
        <w:rPr>
          <w:b w:val="0"/>
          <w:bCs w:val="0"/>
        </w:rPr>
        <w:t xml:space="preserve"> - Planilha de Compras (Filtros)</w:t>
      </w:r>
      <w:bookmarkEnd w:id="34"/>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257A841F"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Planilha de Consumo – RelAdm_050.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72926DFF"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SEC.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35" w:name="_Toc15157120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35"/>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5"/>
                    <a:stretch>
                      <a:fillRect/>
                    </a:stretch>
                  </pic:blipFill>
                  <pic:spPr>
                    <a:xfrm>
                      <a:off x="0" y="0"/>
                      <a:ext cx="5668165" cy="4011202"/>
                    </a:xfrm>
                    <a:prstGeom prst="rect">
                      <a:avLst/>
                    </a:prstGeom>
                  </pic:spPr>
                </pic:pic>
              </a:graphicData>
            </a:graphic>
          </wp:inline>
        </w:drawing>
      </w:r>
    </w:p>
    <w:p w14:paraId="4595A201" w14:textId="1404D2E9" w:rsidR="00970DE3" w:rsidRPr="00E755E8" w:rsidRDefault="00970DE3" w:rsidP="00970DE3">
      <w:pPr>
        <w:pStyle w:val="Legenda"/>
        <w:keepNext/>
      </w:pPr>
      <w:bookmarkStart w:id="36" w:name="_Toc15157120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36"/>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6"/>
                    <a:stretch>
                      <a:fillRect/>
                    </a:stretch>
                  </pic:blipFill>
                  <pic:spPr>
                    <a:xfrm>
                      <a:off x="0" y="0"/>
                      <a:ext cx="5887337" cy="239400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lastRenderedPageBreak/>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t xml:space="preserve">A Figura </w:t>
      </w:r>
      <w:r w:rsidR="007B5C01" w:rsidRPr="00E755E8">
        <w:t>13</w:t>
      </w:r>
      <w:r w:rsidRPr="00E755E8">
        <w:t xml:space="preserve"> exibe um trecho de código em VBA</w:t>
      </w:r>
      <w:r w:rsidR="00CF258A" w:rsidRPr="00E755E8">
        <w:t xml:space="preserve"> em que </w:t>
      </w:r>
      <w:commentRangeStart w:id="37"/>
      <w:r w:rsidR="00CF258A" w:rsidRPr="00E755E8">
        <w:t>podemos</w:t>
      </w:r>
      <w:commentRangeEnd w:id="37"/>
      <w:r w:rsidR="00197411">
        <w:rPr>
          <w:rStyle w:val="Refdecomentrio"/>
        </w:rPr>
        <w:commentReference w:id="37"/>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8" w:name="_Toc15157120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8"/>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lastRenderedPageBreak/>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9" w:name="_Toc15157120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9"/>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40" w:name="_Toc151571242"/>
      <w:r w:rsidRPr="00E755E8">
        <w:t>Resultados e Discussão</w:t>
      </w:r>
      <w:bookmarkEnd w:id="40"/>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41" w:name="_Toc151571211"/>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41"/>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5DD835EF" w:rsidR="0025758D" w:rsidRPr="00E755E8" w:rsidRDefault="0025758D">
            <w:pPr>
              <w:spacing w:line="240" w:lineRule="auto"/>
              <w:ind w:firstLine="0"/>
              <w:rPr>
                <w:rFonts w:ascii="Times New Roman" w:hAnsi="Times New Roman"/>
              </w:rPr>
            </w:pPr>
            <w:r w:rsidRPr="00E755E8">
              <w:rPr>
                <w:rFonts w:ascii="Times New Roman" w:hAnsi="Times New Roman"/>
              </w:rPr>
              <w:t>Utiliza-se rotinas que importam os dados da Planilha de Saldos (RelAdm_053) e da Planilha de Consumo (RelAdm_050)</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1D2F69D1" w:rsidR="0025758D" w:rsidRPr="00E755E8" w:rsidRDefault="0025758D" w:rsidP="000131D8">
            <w:pPr>
              <w:pStyle w:val="PargrafodaLista"/>
              <w:numPr>
                <w:ilvl w:val="0"/>
                <w:numId w:val="25"/>
              </w:numPr>
              <w:spacing w:line="240" w:lineRule="auto"/>
            </w:pPr>
            <w:r w:rsidRPr="00E755E8">
              <w:t>Importa planilha do DRM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6269D8BE" w:rsidR="0025758D" w:rsidRPr="00E755E8" w:rsidRDefault="0025758D" w:rsidP="000131D8">
            <w:pPr>
              <w:pStyle w:val="PargrafodaLista"/>
              <w:numPr>
                <w:ilvl w:val="0"/>
                <w:numId w:val="25"/>
              </w:numPr>
              <w:spacing w:line="240" w:lineRule="auto"/>
            </w:pPr>
            <w:r w:rsidRPr="00E755E8">
              <w:t>Exporta os dados para a planilha padrão do DRM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Controle de saldo utilizado pela SEC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49566C62" w:rsidR="0025758D" w:rsidRPr="00E755E8" w:rsidRDefault="0025758D" w:rsidP="000131D8">
            <w:pPr>
              <w:pStyle w:val="PargrafodaLista"/>
              <w:numPr>
                <w:ilvl w:val="0"/>
                <w:numId w:val="25"/>
              </w:numPr>
              <w:spacing w:line="240" w:lineRule="auto"/>
            </w:pPr>
            <w:r w:rsidRPr="00E755E8">
              <w:t>Quantidades cedidas passam a ser computadas reduzindo o saldo da SEC.</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5FD76930" w:rsidR="0025758D" w:rsidRPr="00E755E8" w:rsidRDefault="0025758D" w:rsidP="000131D8">
            <w:pPr>
              <w:pStyle w:val="PargrafodaLista"/>
              <w:numPr>
                <w:ilvl w:val="0"/>
                <w:numId w:val="25"/>
              </w:numPr>
              <w:spacing w:line="240" w:lineRule="auto"/>
            </w:pPr>
            <w:r w:rsidRPr="00E755E8">
              <w:t>Relatório de ciência por agrupamento da SEC;</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03032651"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SEC).</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60724193" w:rsidR="0025758D" w:rsidRPr="00E755E8" w:rsidRDefault="0025758D" w:rsidP="000131D8">
            <w:pPr>
              <w:spacing w:line="240" w:lineRule="auto"/>
              <w:ind w:firstLine="0"/>
            </w:pPr>
            <w:r w:rsidRPr="00E755E8">
              <w:t>Novos arquivos que são lidos na geração da planilha (aba) Assinaturas para sugerir dados padrões que serão copiados e colados pelos funcionários ao lançarem as RCs no Admc-WEB: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42" w:name="_Toc151571243"/>
      <w:r w:rsidRPr="00E755E8">
        <w:t xml:space="preserve">Tecnologias </w:t>
      </w:r>
      <w:commentRangeStart w:id="43"/>
      <w:r w:rsidRPr="00E755E8">
        <w:t>utilizadas</w:t>
      </w:r>
      <w:bookmarkEnd w:id="42"/>
      <w:commentRangeEnd w:id="43"/>
      <w:r w:rsidR="00200548">
        <w:rPr>
          <w:rStyle w:val="Refdecomentrio"/>
          <w:rFonts w:eastAsia="Times New Roman"/>
          <w:b w:val="0"/>
          <w:bCs w:val="0"/>
          <w:iCs w:val="0"/>
          <w:color w:val="auto"/>
        </w:rPr>
        <w:commentReference w:id="43"/>
      </w:r>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3"/>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4"/>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5"/>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6"/>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7"/>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8"/>
      </w:r>
      <w:r w:rsidR="00ED7074" w:rsidRPr="00E755E8">
        <w:t xml:space="preserve"> – Linguagem de programação criada por </w:t>
      </w:r>
      <w:r w:rsidR="00ED7074" w:rsidRPr="00E755E8">
        <w:rPr>
          <w:b/>
          <w:bCs/>
        </w:rPr>
        <w:t>Guido van Rossum</w:t>
      </w:r>
      <w:r w:rsidR="00ED7074" w:rsidRPr="00E755E8">
        <w:rPr>
          <w:rStyle w:val="Refdenotaderodap"/>
        </w:rPr>
        <w:footnoteReference w:id="9"/>
      </w:r>
      <w:r w:rsidR="00ED7074" w:rsidRPr="00E755E8">
        <w:t xml:space="preserve"> e mantida por </w:t>
      </w:r>
      <w:r w:rsidR="00ED7074" w:rsidRPr="00E755E8">
        <w:rPr>
          <w:b/>
          <w:bCs/>
        </w:rPr>
        <w:t>Python Software Fundation</w:t>
      </w:r>
      <w:r w:rsidR="00AD4550" w:rsidRPr="00E755E8">
        <w:rPr>
          <w:rStyle w:val="Refdenotaderodap"/>
        </w:rPr>
        <w:footnoteReference w:id="10"/>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44" w:name="_Toc151571244"/>
      <w:r w:rsidRPr="00E755E8">
        <w:t xml:space="preserve">Motivação para usar as </w:t>
      </w:r>
      <w:commentRangeStart w:id="45"/>
      <w:r w:rsidRPr="00E755E8">
        <w:t>tecnologias</w:t>
      </w:r>
      <w:bookmarkEnd w:id="44"/>
      <w:commentRangeEnd w:id="45"/>
      <w:r w:rsidR="00200548">
        <w:rPr>
          <w:rStyle w:val="Refdecomentrio"/>
          <w:rFonts w:eastAsia="Times New Roman"/>
          <w:b w:val="0"/>
          <w:bCs w:val="0"/>
          <w:iCs w:val="0"/>
          <w:color w:val="auto"/>
        </w:rPr>
        <w:commentReference w:id="45"/>
      </w:r>
    </w:p>
    <w:p w14:paraId="72AF1CEE" w14:textId="060F8E31" w:rsidR="00F85D05" w:rsidRPr="00E755E8" w:rsidRDefault="00F85D05" w:rsidP="00F85D05">
      <w:r w:rsidRPr="00E755E8">
        <w:t xml:space="preserve">O uso do Excel ocorreu de forma natural porque ele é disponibilizado para vários departamentos da PMSJC,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46" w:name="_Toc151571245"/>
      <w:r w:rsidRPr="00E755E8">
        <w:t>Problemas encontrados e como foram solucionados</w:t>
      </w:r>
      <w:bookmarkEnd w:id="46"/>
    </w:p>
    <w:p w14:paraId="5C5A2ED6" w14:textId="5F9E2CAE" w:rsidR="00E937E4" w:rsidRPr="00E755E8" w:rsidRDefault="00E937E4" w:rsidP="00D14AA5">
      <w:pPr>
        <w:ind w:firstLine="576"/>
      </w:pPr>
      <w:r w:rsidRPr="00E755E8">
        <w:t>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RelAdm_050 e RelAdm_053,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7" w:name="_Toc151571246"/>
      <w:r w:rsidRPr="00E755E8">
        <w:lastRenderedPageBreak/>
        <w:t>O cliente</w:t>
      </w:r>
      <w:bookmarkEnd w:id="47"/>
    </w:p>
    <w:p w14:paraId="3FDF9590" w14:textId="71422CF5" w:rsidR="00D14AA5" w:rsidRPr="00E755E8" w:rsidRDefault="00D14AA5" w:rsidP="00D14AA5">
      <w:r w:rsidRPr="00E755E8">
        <w:t xml:space="preserve">Estes desenvolvimentos foram feitos atendendo às necessidades legais e específicas da PMSJC, que ainda os utiliza rotineiramente. Por se </w:t>
      </w:r>
      <w:r w:rsidR="00785F84" w:rsidRPr="00E755E8">
        <w:t>tratar</w:t>
      </w:r>
      <w:r w:rsidRPr="00E755E8">
        <w:t xml:space="preserve"> de regras públicas todo o conceito e recursos aqui aplicados podem ser utilizados em outras prefeituras, desde que existam as informações básicas necessárias. Ainda no ano de 2023 o supervisor do setor de Compras solicitou orientações para sanar dúvidas que eles vêm encontrando, devido a saída de várias pessoas da prefeitura.</w:t>
      </w:r>
    </w:p>
    <w:p w14:paraId="1675D2D1" w14:textId="7713AA5F"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rcos Vinicio Pereira" w:date="2023-11-23T22:01:00Z" w:initials="MP">
    <w:p w14:paraId="12D773B9" w14:textId="77777777" w:rsidR="00F82880" w:rsidRDefault="00F82880" w:rsidP="00721B8B">
      <w:pPr>
        <w:pStyle w:val="Textodecomentrio"/>
        <w:ind w:firstLine="0"/>
        <w:jc w:val="left"/>
      </w:pPr>
      <w:r>
        <w:rPr>
          <w:rStyle w:val="Refdecomentrio"/>
        </w:rPr>
        <w:annotationRef/>
      </w:r>
      <w:r>
        <w:t>Indicar se é um sistema ou aplicativo ou solução ou protótipo para otimização</w:t>
      </w:r>
    </w:p>
  </w:comment>
  <w:comment w:id="8" w:author="Marcos Vinicio Pereira" w:date="2023-11-23T22:02:00Z" w:initials="MP">
    <w:p w14:paraId="2895DB9F" w14:textId="77777777" w:rsidR="00F82880" w:rsidRDefault="00F82880">
      <w:pPr>
        <w:pStyle w:val="Textodecomentrio"/>
        <w:ind w:firstLine="0"/>
        <w:jc w:val="left"/>
      </w:pPr>
      <w:r>
        <w:rPr>
          <w:rStyle w:val="Refdecomentrio"/>
        </w:rPr>
        <w:annotationRef/>
      </w:r>
      <w:r>
        <w:t>Remover informação de data quando foi construído.</w:t>
      </w:r>
    </w:p>
    <w:p w14:paraId="0797F764" w14:textId="77777777" w:rsidR="00F82880" w:rsidRDefault="00F82880" w:rsidP="004C503C">
      <w:pPr>
        <w:pStyle w:val="Textodecomentrio"/>
        <w:ind w:firstLine="0"/>
        <w:jc w:val="left"/>
      </w:pPr>
      <w:r>
        <w:t>Descaracterizar o nome da prefeitura e o nome do sistema.</w:t>
      </w:r>
    </w:p>
  </w:comment>
  <w:comment w:id="15" w:author="Marcos Vinicio Pereira" w:date="2023-11-23T22:10:00Z" w:initials="MP">
    <w:p w14:paraId="114F060C" w14:textId="77777777" w:rsidR="005746B7" w:rsidRDefault="005746B7" w:rsidP="007716C9">
      <w:pPr>
        <w:pStyle w:val="Textodecomentrio"/>
        <w:ind w:firstLine="0"/>
        <w:jc w:val="left"/>
      </w:pPr>
      <w:r>
        <w:rPr>
          <w:rStyle w:val="Refdecomentrio"/>
        </w:rPr>
        <w:annotationRef/>
      </w:r>
      <w:r>
        <w:t>Remover a referência ao passado e usar o tempo presente.</w:t>
      </w:r>
    </w:p>
  </w:comment>
  <w:comment w:id="27"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32"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7"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43"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45"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D773B9" w15:done="0"/>
  <w15:commentEx w15:paraId="0797F764" w15:done="0"/>
  <w15:commentEx w15:paraId="114F060C" w15:done="0"/>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62A17B" w16cex:dateUtc="2023-11-24T01:01:00Z"/>
  <w16cex:commentExtensible w16cex:durableId="398EA0F5" w16cex:dateUtc="2023-11-24T01:02:00Z"/>
  <w16cex:commentExtensible w16cex:durableId="4D20CA34" w16cex:dateUtc="2023-11-24T01:10:00Z"/>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D773B9" w16cid:durableId="2762A17B"/>
  <w16cid:commentId w16cid:paraId="0797F764" w16cid:durableId="398EA0F5"/>
  <w16cid:commentId w16cid:paraId="114F060C" w16cid:durableId="4D20CA3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D4430" w14:textId="77777777" w:rsidR="008165F0" w:rsidRDefault="008165F0">
      <w:r>
        <w:separator/>
      </w:r>
    </w:p>
    <w:p w14:paraId="461DCE43" w14:textId="77777777" w:rsidR="008165F0" w:rsidRDefault="008165F0"/>
  </w:endnote>
  <w:endnote w:type="continuationSeparator" w:id="0">
    <w:p w14:paraId="1962E0C1" w14:textId="77777777" w:rsidR="008165F0" w:rsidRDefault="008165F0">
      <w:r>
        <w:continuationSeparator/>
      </w:r>
    </w:p>
    <w:p w14:paraId="0155188C" w14:textId="77777777" w:rsidR="008165F0" w:rsidRDefault="008165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91681" w14:textId="77777777" w:rsidR="008165F0" w:rsidRDefault="008165F0">
      <w:r>
        <w:separator/>
      </w:r>
    </w:p>
    <w:p w14:paraId="1A014069" w14:textId="77777777" w:rsidR="008165F0" w:rsidRDefault="008165F0"/>
  </w:footnote>
  <w:footnote w:type="continuationSeparator" w:id="0">
    <w:p w14:paraId="47645372" w14:textId="77777777" w:rsidR="008165F0" w:rsidRDefault="008165F0">
      <w:r>
        <w:continuationSeparator/>
      </w:r>
    </w:p>
    <w:p w14:paraId="6EE22071" w14:textId="77777777" w:rsidR="008165F0" w:rsidRDefault="008165F0"/>
  </w:footnote>
  <w:footnote w:id="1">
    <w:p w14:paraId="242FF8F9" w14:textId="5282826B" w:rsidR="003C6C1E" w:rsidRDefault="003C6C1E" w:rsidP="003C6C1E">
      <w:pPr>
        <w:pStyle w:val="Textodenotaderodap"/>
        <w:ind w:firstLine="0"/>
        <w:jc w:val="left"/>
      </w:pPr>
      <w:r>
        <w:rPr>
          <w:rStyle w:val="Refdenotaderodap"/>
        </w:rPr>
        <w:footnoteRef/>
      </w:r>
      <w:r>
        <w:t xml:space="preserve"> </w:t>
      </w:r>
      <w:r w:rsidRPr="003C6C1E">
        <w:t xml:space="preserve">Lei </w:t>
      </w:r>
      <w:r w:rsidR="0048581F">
        <w:t xml:space="preserve">Federal </w:t>
      </w:r>
      <w:r w:rsidRPr="003C6C1E">
        <w:t>nº 8.666/93, de 21 de junho de 1993. Disponível em</w:t>
      </w:r>
      <w:r w:rsidR="0048581F">
        <w:t>:</w:t>
      </w:r>
      <w:r>
        <w:t xml:space="preserve"> </w:t>
      </w:r>
      <w:r w:rsidRPr="003C6C1E">
        <w:t>&lt;https://www.planalto.gov.br/ccivil_03/leis/l8666cons.htm&gt;</w:t>
      </w:r>
    </w:p>
  </w:footnote>
  <w:footnote w:id="2">
    <w:p w14:paraId="75B5BFCB" w14:textId="4047BBE1" w:rsidR="003C6C1E" w:rsidRDefault="003C6C1E" w:rsidP="003C6C1E">
      <w:pPr>
        <w:pStyle w:val="Textodenotaderodap"/>
        <w:ind w:firstLine="0"/>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4">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5">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6">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7">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8">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9">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0">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numPicBullet w:numPicBulletId="1">
    <w:pict>
      <v:shape id="_x0000_i1030" type="#_x0000_t75" style="width:3in;height:3in" o:bullet="t"/>
    </w:pict>
  </w:numPicBullet>
  <w:numPicBullet w:numPicBulletId="2">
    <w:pict>
      <v:shape id="_x0000_i1031"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6"/>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7"/>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trackRevisions/>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6C0"/>
    <w:rsid w:val="000378CB"/>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C80"/>
    <w:rsid w:val="000C133B"/>
    <w:rsid w:val="000C2999"/>
    <w:rsid w:val="000C31ED"/>
    <w:rsid w:val="000C3D18"/>
    <w:rsid w:val="000C4218"/>
    <w:rsid w:val="000C5BFF"/>
    <w:rsid w:val="000C6203"/>
    <w:rsid w:val="000D029B"/>
    <w:rsid w:val="000D15C7"/>
    <w:rsid w:val="000D225D"/>
    <w:rsid w:val="000D3758"/>
    <w:rsid w:val="000D3FC8"/>
    <w:rsid w:val="000E112D"/>
    <w:rsid w:val="000E2827"/>
    <w:rsid w:val="000E30F3"/>
    <w:rsid w:val="000E3A97"/>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C2"/>
    <w:rsid w:val="00171A7A"/>
    <w:rsid w:val="001730DC"/>
    <w:rsid w:val="0017347C"/>
    <w:rsid w:val="00173867"/>
    <w:rsid w:val="00173CA6"/>
    <w:rsid w:val="00176459"/>
    <w:rsid w:val="00176E49"/>
    <w:rsid w:val="00177B58"/>
    <w:rsid w:val="00180CC4"/>
    <w:rsid w:val="001810F5"/>
    <w:rsid w:val="0018110D"/>
    <w:rsid w:val="00181E33"/>
    <w:rsid w:val="001826B3"/>
    <w:rsid w:val="00184DF3"/>
    <w:rsid w:val="00185774"/>
    <w:rsid w:val="00187189"/>
    <w:rsid w:val="001873F8"/>
    <w:rsid w:val="001878E8"/>
    <w:rsid w:val="001904DC"/>
    <w:rsid w:val="00190936"/>
    <w:rsid w:val="00190EB5"/>
    <w:rsid w:val="00195BB0"/>
    <w:rsid w:val="0019622B"/>
    <w:rsid w:val="00197411"/>
    <w:rsid w:val="001A14AF"/>
    <w:rsid w:val="001A24F6"/>
    <w:rsid w:val="001A3CC7"/>
    <w:rsid w:val="001A72F5"/>
    <w:rsid w:val="001A7BAA"/>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7F74"/>
    <w:rsid w:val="002F1B0F"/>
    <w:rsid w:val="002F4C15"/>
    <w:rsid w:val="002F5955"/>
    <w:rsid w:val="002F59D3"/>
    <w:rsid w:val="002F62BA"/>
    <w:rsid w:val="003008CF"/>
    <w:rsid w:val="003017A5"/>
    <w:rsid w:val="003021F0"/>
    <w:rsid w:val="00304DD6"/>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7141"/>
    <w:rsid w:val="00357CE6"/>
    <w:rsid w:val="00360F97"/>
    <w:rsid w:val="00361993"/>
    <w:rsid w:val="003629B0"/>
    <w:rsid w:val="003656FD"/>
    <w:rsid w:val="00365D22"/>
    <w:rsid w:val="003669E7"/>
    <w:rsid w:val="00366C90"/>
    <w:rsid w:val="00367278"/>
    <w:rsid w:val="00367A70"/>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53A9"/>
    <w:rsid w:val="004A6C34"/>
    <w:rsid w:val="004A6E64"/>
    <w:rsid w:val="004A7B2F"/>
    <w:rsid w:val="004B02D0"/>
    <w:rsid w:val="004B0816"/>
    <w:rsid w:val="004B0FF0"/>
    <w:rsid w:val="004B275D"/>
    <w:rsid w:val="004B3124"/>
    <w:rsid w:val="004B3602"/>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3107"/>
    <w:rsid w:val="006041DD"/>
    <w:rsid w:val="00605E9E"/>
    <w:rsid w:val="006075BA"/>
    <w:rsid w:val="006075DF"/>
    <w:rsid w:val="00607B04"/>
    <w:rsid w:val="00610885"/>
    <w:rsid w:val="0061121B"/>
    <w:rsid w:val="00613240"/>
    <w:rsid w:val="0061633A"/>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F6F"/>
    <w:rsid w:val="006342F7"/>
    <w:rsid w:val="006360D2"/>
    <w:rsid w:val="00636B31"/>
    <w:rsid w:val="006378FA"/>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264E"/>
    <w:rsid w:val="00762D29"/>
    <w:rsid w:val="007631DC"/>
    <w:rsid w:val="00763FC8"/>
    <w:rsid w:val="007653C2"/>
    <w:rsid w:val="00765F66"/>
    <w:rsid w:val="00766B5C"/>
    <w:rsid w:val="00766E85"/>
    <w:rsid w:val="00767847"/>
    <w:rsid w:val="007700FC"/>
    <w:rsid w:val="007707AC"/>
    <w:rsid w:val="00773723"/>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2302"/>
    <w:rsid w:val="008B26E0"/>
    <w:rsid w:val="008B298C"/>
    <w:rsid w:val="008B2EA4"/>
    <w:rsid w:val="008B3539"/>
    <w:rsid w:val="008B4587"/>
    <w:rsid w:val="008B4999"/>
    <w:rsid w:val="008B4DA6"/>
    <w:rsid w:val="008B4E6F"/>
    <w:rsid w:val="008B5D7C"/>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755"/>
    <w:rsid w:val="008D07EF"/>
    <w:rsid w:val="008D0972"/>
    <w:rsid w:val="008D36E7"/>
    <w:rsid w:val="008D4744"/>
    <w:rsid w:val="008D59E3"/>
    <w:rsid w:val="008D5E78"/>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1604"/>
    <w:rsid w:val="00A6356F"/>
    <w:rsid w:val="00A63977"/>
    <w:rsid w:val="00A653A1"/>
    <w:rsid w:val="00A65529"/>
    <w:rsid w:val="00A66CC5"/>
    <w:rsid w:val="00A67317"/>
    <w:rsid w:val="00A6766B"/>
    <w:rsid w:val="00A716F4"/>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02E"/>
    <w:rsid w:val="00BD07B1"/>
    <w:rsid w:val="00BD0885"/>
    <w:rsid w:val="00BD0E0E"/>
    <w:rsid w:val="00BD3049"/>
    <w:rsid w:val="00BD3BFC"/>
    <w:rsid w:val="00BD3FBD"/>
    <w:rsid w:val="00BD564A"/>
    <w:rsid w:val="00BD67D2"/>
    <w:rsid w:val="00BD6F2B"/>
    <w:rsid w:val="00BD7F49"/>
    <w:rsid w:val="00BE0799"/>
    <w:rsid w:val="00BE1657"/>
    <w:rsid w:val="00BE24FD"/>
    <w:rsid w:val="00BE2566"/>
    <w:rsid w:val="00BE46EF"/>
    <w:rsid w:val="00BE6C96"/>
    <w:rsid w:val="00BE773C"/>
    <w:rsid w:val="00BE7763"/>
    <w:rsid w:val="00BE7F85"/>
    <w:rsid w:val="00BF095B"/>
    <w:rsid w:val="00BF1808"/>
    <w:rsid w:val="00BF3DEF"/>
    <w:rsid w:val="00BF3F8C"/>
    <w:rsid w:val="00BF5871"/>
    <w:rsid w:val="00BF63FB"/>
    <w:rsid w:val="00BF6675"/>
    <w:rsid w:val="00BF7CCC"/>
    <w:rsid w:val="00C00EFD"/>
    <w:rsid w:val="00C01D51"/>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55E"/>
    <w:rsid w:val="00C3662D"/>
    <w:rsid w:val="00C41A12"/>
    <w:rsid w:val="00C425FF"/>
    <w:rsid w:val="00C43417"/>
    <w:rsid w:val="00C4615B"/>
    <w:rsid w:val="00C46811"/>
    <w:rsid w:val="00C4794F"/>
    <w:rsid w:val="00C47CD2"/>
    <w:rsid w:val="00C504E4"/>
    <w:rsid w:val="00C511E5"/>
    <w:rsid w:val="00C5150E"/>
    <w:rsid w:val="00C517EA"/>
    <w:rsid w:val="00C52C28"/>
    <w:rsid w:val="00C53424"/>
    <w:rsid w:val="00C556BE"/>
    <w:rsid w:val="00C56844"/>
    <w:rsid w:val="00C57E39"/>
    <w:rsid w:val="00C601E2"/>
    <w:rsid w:val="00C62D0C"/>
    <w:rsid w:val="00C64345"/>
    <w:rsid w:val="00C64A7A"/>
    <w:rsid w:val="00C6730A"/>
    <w:rsid w:val="00C6797E"/>
    <w:rsid w:val="00C70D78"/>
    <w:rsid w:val="00C713E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9C5"/>
    <w:rsid w:val="00CD5B7B"/>
    <w:rsid w:val="00CD5C3E"/>
    <w:rsid w:val="00CD6364"/>
    <w:rsid w:val="00CD764F"/>
    <w:rsid w:val="00CE0192"/>
    <w:rsid w:val="00CE19BB"/>
    <w:rsid w:val="00CE1B83"/>
    <w:rsid w:val="00CE28CC"/>
    <w:rsid w:val="00CE2A58"/>
    <w:rsid w:val="00CE2CAC"/>
    <w:rsid w:val="00CE34B8"/>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C68"/>
    <w:rsid w:val="00D261F1"/>
    <w:rsid w:val="00D30FE0"/>
    <w:rsid w:val="00D3112D"/>
    <w:rsid w:val="00D31567"/>
    <w:rsid w:val="00D3220E"/>
    <w:rsid w:val="00D331F8"/>
    <w:rsid w:val="00D34512"/>
    <w:rsid w:val="00D3487A"/>
    <w:rsid w:val="00D34DF3"/>
    <w:rsid w:val="00D40FB2"/>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45B6"/>
    <w:rsid w:val="00D64B66"/>
    <w:rsid w:val="00D65890"/>
    <w:rsid w:val="00D6706B"/>
    <w:rsid w:val="00D700B8"/>
    <w:rsid w:val="00D70DCE"/>
    <w:rsid w:val="00D71014"/>
    <w:rsid w:val="00D7233B"/>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1C1E"/>
    <w:rsid w:val="00E74C4C"/>
    <w:rsid w:val="00E751E1"/>
    <w:rsid w:val="00E755E8"/>
    <w:rsid w:val="00E763B1"/>
    <w:rsid w:val="00E76550"/>
    <w:rsid w:val="00E7768F"/>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5A5"/>
    <w:rsid w:val="00F35F99"/>
    <w:rsid w:val="00F4026B"/>
    <w:rsid w:val="00F4042C"/>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DB2"/>
    <w:rsid w:val="00F570AB"/>
    <w:rsid w:val="00F5716A"/>
    <w:rsid w:val="00F57EB1"/>
    <w:rsid w:val="00F60FDA"/>
    <w:rsid w:val="00F611D9"/>
    <w:rsid w:val="00F6230F"/>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5AA"/>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footer" Target="footer3.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diagramQuickStyle" Target="diagrams/quickStyle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diagramLayout" Target="diagrams/layout2.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Data" Target="diagrams/data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3.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21394</TotalTime>
  <Pages>38</Pages>
  <Words>7510</Words>
  <Characters>40554</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328</cp:revision>
  <cp:lastPrinted>2023-11-23T00:27:00Z</cp:lastPrinted>
  <dcterms:created xsi:type="dcterms:W3CDTF">2015-12-19T02:00:00Z</dcterms:created>
  <dcterms:modified xsi:type="dcterms:W3CDTF">2023-11-24T17:32:00Z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